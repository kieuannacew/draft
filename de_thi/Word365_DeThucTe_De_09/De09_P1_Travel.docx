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E6E8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EC5D1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Education Conference 2026</w:t>
            </w:r>
          </w:p>
          <w:p>
            <w:r>
              <w:rPr>
                <w:i/>
                <w:color w:val="C2DAE2"/>
                <w:sz w:val="24"/>
              </w:rPr>
              <w:t>Mekong Travel – Can Tho</w:t>
            </w:r>
          </w:p>
        </w:tc>
      </w:tr>
    </w:tbl>
    <w:p/>
    <w:tbl>
      <w:tblPr>
        <w:tblW w:type="auto" w:w="0"/>
        <w:tblBorders>
          <w:top w:val="single" w:sz="4" w:space="0" w:color="86B6C5"/>
          <w:left w:val="single" w:sz="4" w:space="0" w:color="86B6C5"/>
          <w:bottom w:val="single" w:sz="4" w:space="0" w:color="86B6C5"/>
          <w:right w:val="single" w:sz="4" w:space="0" w:color="86B6C5"/>
          <w:insideH w:val="single" w:sz="4" w:space="0" w:color="86B6C5"/>
          <w:insideV w:val="single" w:sz="4" w:space="0" w:color="86B6C5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Time</w:t>
            </w:r>
          </w:p>
        </w:tc>
        <w:tc>
          <w:tcPr>
            <w:tcW w:type="dxa" w:w="6768"/>
          </w:tcPr>
          <w:p>
            <w:r>
              <w:t>18:00 - 21:30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Venue</w:t>
            </w:r>
          </w:p>
        </w:tc>
        <w:tc>
          <w:tcPr>
            <w:tcW w:type="dxa" w:w="6768"/>
          </w:tcPr>
          <w:p>
            <w:r>
              <w:t>Main Hall, Mekong Travel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Contact</w:t>
            </w:r>
          </w:p>
        </w:tc>
        <w:tc>
          <w:tcPr>
            <w:tcW w:type="dxa" w:w="6768"/>
          </w:tcPr>
          <w:p>
            <w:r>
              <w:t>info@mekongtravel.vn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Mission</w:t>
      </w:r>
    </w:p>
    <w:p>
      <w:r xmlns:a="http://schemas.openxmlformats.org/drawingml/2006/main">
        <w:t xml:space="preserve">Mekong Travel organizes an annual conference that brings together teachers, school leaders, and researchers from </w:t>
      </w:r>
      <w:r xmlns:a="http://schemas.openxmlformats.org/drawingml/2006/main">
        <w:rPr>
          <w:b/>
          <w:rPrChange w:id="901" w:author="Tran Thi Mai" w:date="2026-09-20T09:00:00Z">
            <w:rPr/>
          </w:rPrChange>
        </w:rPr>
        <w:t xml:space="preserve">across Southeast Asia</w:t>
      </w:r>
      <w:r xmlns:a="http://schemas.openxmlformats.org/drawingml/2006/main">
        <w:t xml:space="preserve">.</w:t>
      </w:r>
    </w:p>
    <w:p>
      <w:r xmlns:a="http://schemas.openxmlformats.org/drawingml/2006/main">
        <w:t xml:space="preserve">Our goal is to share practical ideas that improve learning in every classroom, from primary schools to universities.</w:t>
      </w:r>
    </w:p>
    <w:p>
      <w:pPr>
        <w:pStyle w:val="Heading1"/>
      </w:pPr>
      <w:r xmlns:a="http://schemas.openxmlformats.org/drawingml/2006/main">
        <w:t xml:space="preserve">Conference Topics</w:t>
      </w:r>
    </w:p>
    <w:p>
      <w:r xmlns:a="http://schemas.openxmlformats.org/drawingml/2006/main">
        <w:t xml:space="preserve">Applying Psychological Theories to Classroom Instruction</w:t>
      </w:r>
    </w:p>
    <w:p>
      <w:r xmlns:a="http://schemas.openxmlformats.org/drawingml/2006/main">
        <w:t xml:space="preserve">Designing Project-Based Learning Activities</w:t>
      </w:r>
    </w:p>
    <w:p>
      <w:pPr>
        <w:pStyle w:val="Heading1"/>
      </w:pPr>
      <w:r xmlns:a="http://schemas.openxmlformats.org/drawingml/2006/main">
        <w:t xml:space="preserve">Venue</w:t>
      </w:r>
    </w:p>
    <w:p>
      <w:r xmlns:a="http://schemas.openxmlformats.org/drawingml/2006/main">
        <w:t xml:space="preserve">The conference takes place at the riverside convention center in Can Tho. The venue offers modern meeting rooms, a large exhibition hall, and free wireless internet.</w:t>
      </w:r>
    </w:p>
    <w:p>
      <w:r xmlns:a="http://schemas.openxmlformats.org/drawingml/2006/main">
        <w:t xml:space="preserve">Mekong Travel provides shuttle buses from the airport and partner hotels every thirty minutes.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Travel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Schedule</w:t>
      </w:r>
    </w:p>
    <w:p>
      <w:r xmlns:a="http://schemas.openxmlformats.org/drawingml/2006/main">
        <w:t xml:space="preserve">Registration opens at 7:30 each morning. Keynote speeches begin at 8:30, followed by workshops and panel discussions throughout the 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Mekong Trave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Mekong Travel</w:t>
      </w:r>
    </w:p>
    <w:p>
      <w:r xmlns:a="http://schemas.openxmlformats.org/drawingml/2006/main">
        <w:t xml:space="preserve">Evening </w:t>
      </w:r>
      <w:del xmlns:a="http://schemas.openxmlformats.org/drawingml/2006/main" w:id="902" w:author="Tran Thi Mai" w:date="2026-09-20T09:00:00Z">
        <w:r>
          <w:delText xml:space="preserve">events include</w:delText>
        </w:r>
      </w:del>
      <w:r xmlns:a="http://schemas.openxmlformats.org/drawingml/2006/main">
        <w:t xml:space="preserve"> a boat tour on the Mekong River and a cultural performance with traditional music.</w:t>
      </w:r>
    </w:p>
    <w:p>
      <w:pPr>
        <w:pStyle w:val="Heading1"/>
      </w:pPr>
      <w:r xmlns:a="http://schemas.openxmlformats.org/drawingml/2006/main">
        <w:t xml:space="preserve">Registration</w:t>
      </w:r>
    </w:p>
    <w:p>
      <w:r xmlns:a="http://schemas.openxmlformats.org/drawingml/2006/main">
        <w:t xml:space="preserve">Early registration closes on the last day of June. Participants who register early receive a discount and a printed copy of the conference guide.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AE9ED"/>
                        </a:solidFill>
                        <a:ln w="12700">
                          <a:solidFill>
                            <a:srgbClr val="DAE9E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E6E8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E6E8C"/>
                                <w:sz w:val="28"/>
                              </w:rPr>
                              <w:t xml:space="preserve">Did you know? Applying Psychological Theories to Classroom Instruction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Groups of five or more teachers from the same school receive an additional group discount.</w:t>
      </w:r>
    </w:p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For more information, email the Mekong Travel events team or call our office during business hours</w:t>
      </w:r>
      <w:ins xmlns:a="http://schemas.openxmlformats.org/drawingml/2006/main" w:id="903" w:author="Tran Thi Mai" w:date="2026-09-20T09:00:00Z">
        <w:r>
          <w:t xml:space="preserve"> for all customers</w:t>
        </w:r>
      </w:ins>
      <w:r xmlns:a="http://schemas.openxmlformats.org/drawingml/2006/main">
        <w:t xml:space="preserve">.</w:t>
      </w:r>
    </w:p>
    <w:p>
      <w:r xmlns:a="http://schemas.openxmlformats.org/drawingml/2006/main">
        <w:t xml:space="preserve">We look forward to welcoming you to an inspiring and memorable conference.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Room</w:t>
            </w:r>
          </w:p>
        </w:tc>
      </w:tr>
      <w:tr>
        <w:tc>
          <w:tcPr>
            <w:tcW w:type="dxa" w:w="3120"/>
          </w:tcPr>
          <w:p>
            <w:r>
              <w:t>Opening Keynote</w:t>
            </w:r>
          </w:p>
        </w:tc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A1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Classroom Technology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B2</w:t>
            </w:r>
          </w:p>
        </w:tc>
      </w:tr>
      <w:tr>
        <w:tc>
          <w:tcPr>
            <w:tcW w:type="dxa" w:w="3120"/>
          </w:tcPr>
          <w:p>
            <w:r>
              <w:t>Assessment Design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C3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AI in Schools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B1</w:t>
            </w:r>
          </w:p>
        </w:tc>
      </w:tr>
      <w:tr>
        <w:tc>
          <w:tcPr>
            <w:tcW w:type="dxa" w:w="3120"/>
          </w:tcPr>
          <w:p>
            <w:r>
              <w:t>Inclusive Teaching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Closing Panel</w:t>
            </w:r>
          </w:p>
        </w:tc>
        <w:tc>
          <w:tcPr>
            <w:tcW w:type="dxa" w:w="3120"/>
            <w:shd w:val="clear" w:color="auto" w:fill="E2EDF1"/>
          </w:tcPr>
          <w:p>
            <w:r>
              <w:t>General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A1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visitors by session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Mekong Travel  |  Education Conference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Visitors by Session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Visitors</c:v>
                </c:pt>
              </c:strCache>
            </c:strRef>
          </c:tx>
          <c:spPr>
            <a:solidFill>
              <a:srgbClr val="0E6E8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Opening Keynote</c:v>
                </c:pt>
                <c:pt idx="1">
                  <c:v>Classroom Technology</c:v>
                </c:pt>
                <c:pt idx="2">
                  <c:v>Assessment Design</c:v>
                </c:pt>
                <c:pt idx="3">
                  <c:v>AI in Schools</c:v>
                </c:pt>
                <c:pt idx="4">
                  <c:v>Inclusive Teaching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73.0</c:v>
                </c:pt>
                <c:pt idx="1">
                  <c:v>74.0</c:v>
                </c:pt>
                <c:pt idx="2">
                  <c:v>189.0</c:v>
                </c:pt>
                <c:pt idx="3">
                  <c:v>222.0</c:v>
                </c:pt>
                <c:pt idx="4">
                  <c:v>83.0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B4781-BDD0-4436-8C9A-58746DC33AB8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FC69D0F-5220-4483-B5CB-CE5061F7853F}">
      <dgm:prSet phldrT="[Text]"/>
      <dgm:spPr/>
      <dgm:t>
        <a:bodyPr/>
        <a:lstStyle/>
        <a:p>
          <a:r>
            <a:rPr lang="en-US" dirty="0"/>
            <a:t>Applying Psychological Theories to Classroom Instruction</a:t>
          </a:r>
        </a:p>
      </dgm:t>
    </dgm:pt>
    <dgm:pt modelId="{2D621135-CB71-4542-985D-CEF5CD640C6B}" type="parTrans" cxnId="{24A7608E-A975-4EDD-BC42-EF9533DF0782}">
      <dgm:prSet/>
      <dgm:spPr/>
      <dgm:t>
        <a:bodyPr/>
        <a:lstStyle/>
        <a:p>
          <a:endParaRPr lang="en-US"/>
        </a:p>
      </dgm:t>
    </dgm:pt>
    <dgm:pt modelId="{26881A1C-94D5-413B-8CB9-E0973C8CBBB9}" type="sibTrans" cxnId="{24A7608E-A975-4EDD-BC42-EF9533DF0782}">
      <dgm:prSet/>
      <dgm:spPr/>
      <dgm:t>
        <a:bodyPr/>
        <a:lstStyle/>
        <a:p>
          <a:endParaRPr lang="en-US"/>
        </a:p>
      </dgm:t>
    </dgm:pt>
    <dgm:pt modelId="{9C2F7E12-1821-48A6-91C4-05521DFD94D2}">
      <dgm:prSet phldrT="[Text]"/>
      <dgm:spPr/>
      <dgm:t>
        <a:bodyPr/>
        <a:lstStyle/>
        <a:p>
          <a:r>
            <a:rPr lang="en-US" dirty="0"/>
            <a:t>Designing Project-Based Learning Activities</a:t>
          </a:r>
        </a:p>
      </dgm:t>
    </dgm:pt>
    <dgm:pt modelId="{75B29F75-4BAB-4066-97FD-076FEF389CD6}" type="parTrans" cxnId="{A98D7BDA-1213-4E0B-B706-097B42536DF3}">
      <dgm:prSet/>
      <dgm:spPr/>
      <dgm:t>
        <a:bodyPr/>
        <a:lstStyle/>
        <a:p>
          <a:endParaRPr lang="en-US"/>
        </a:p>
      </dgm:t>
    </dgm:pt>
    <dgm:pt modelId="{2F9C0A05-F0D0-4B2F-BAFD-C9363FA6E8B0}" type="sibTrans" cxnId="{A98D7BDA-1213-4E0B-B706-097B42536DF3}">
      <dgm:prSet/>
      <dgm:spPr/>
      <dgm:t>
        <a:bodyPr/>
        <a:lstStyle/>
        <a:p>
          <a:endParaRPr lang="en-US"/>
        </a:p>
      </dgm:t>
    </dgm:pt>
    <dgm:pt modelId="{125E566E-5D7B-4ABE-8A8D-EE2208F906CC}">
      <dgm:prSet phldrT="[Text]"/>
      <dgm:spPr/>
      <dgm:t>
        <a:bodyPr/>
        <a:lstStyle/>
        <a:p>
          <a:r>
            <a:rPr lang="en-US" dirty="0"/>
            <a:t>Using Technology to Support Reading</a:t>
          </a:r>
        </a:p>
      </dgm:t>
    </dgm:pt>
    <dgm:pt modelId="{768154C8-2069-4149-B83E-84085A7CB594}" type="parTrans" cxnId="{31D3F49A-FF6C-415A-9DEE-AAD8A7481EFD}">
      <dgm:prSet/>
      <dgm:spPr/>
      <dgm:t>
        <a:bodyPr/>
        <a:lstStyle/>
        <a:p>
          <a:endParaRPr lang="en-US"/>
        </a:p>
      </dgm:t>
    </dgm:pt>
    <dgm:pt modelId="{ECE79423-2C7A-4E17-A579-472CAF0AB840}" type="sibTrans" cxnId="{31D3F49A-FF6C-415A-9DEE-AAD8A7481EFD}">
      <dgm:prSet/>
      <dgm:spPr/>
      <dgm:t>
        <a:bodyPr/>
        <a:lstStyle/>
        <a:p>
          <a:endParaRPr lang="en-US"/>
        </a:p>
      </dgm:t>
    </dgm:pt>
    <dgm:pt modelId="{680713CD-38DD-4717-9E07-5AC1883C14F5}">
      <dgm:prSet phldrT="[Text]"/>
      <dgm:spPr/>
      <dgm:t>
        <a:bodyPr/>
        <a:lstStyle/>
        <a:p>
          <a:r>
            <a:rPr lang="en-US" dirty="0"/>
            <a:t>Building Positive Classroom Communities</a:t>
          </a:r>
        </a:p>
      </dgm:t>
    </dgm:pt>
    <dgm:pt modelId="{D928E255-E59C-4064-85E2-58CE4E320BD8}" type="parTrans" cxnId="{862CD835-5AB2-477C-804F-9FE0914F1F62}">
      <dgm:prSet/>
      <dgm:spPr/>
      <dgm:t>
        <a:bodyPr/>
        <a:lstStyle/>
        <a:p>
          <a:endParaRPr lang="en-US"/>
        </a:p>
      </dgm:t>
    </dgm:pt>
    <dgm:pt modelId="{52BCD39A-A9C5-4D63-B15A-5A1B6E084B4E}" type="sibTrans" cxnId="{862CD835-5AB2-477C-804F-9FE0914F1F62}">
      <dgm:prSet/>
      <dgm:spPr/>
      <dgm:t>
        <a:bodyPr/>
        <a:lstStyle/>
        <a:p>
          <a:endParaRPr lang="en-US"/>
        </a:p>
      </dgm:t>
    </dgm:pt>
    <dgm:pt modelId="{27B9166C-4AC4-470F-A974-17F2828D3F0F}">
      <dgm:prSet phldrT="[Text]"/>
      <dgm:spPr/>
      <dgm:t>
        <a:bodyPr/>
        <a:lstStyle/>
        <a:p>
          <a:r>
            <a:rPr lang="en-US" dirty="0"/>
            <a:t>Assessing Learning Through Portfolios</a:t>
          </a:r>
        </a:p>
      </dgm:t>
    </dgm:pt>
    <dgm:pt modelId="{F3CEC1DD-893A-411E-A192-8DA23BC9BDDE}" type="parTrans" cxnId="{5C3D7B6A-0D2B-4C91-9B2B-96440B398C61}">
      <dgm:prSet/>
      <dgm:spPr/>
      <dgm:t>
        <a:bodyPr/>
        <a:lstStyle/>
        <a:p>
          <a:endParaRPr lang="en-US"/>
        </a:p>
      </dgm:t>
    </dgm:pt>
    <dgm:pt modelId="{CF940E26-C7AC-479D-B469-23A1B804B728}" type="sibTrans" cxnId="{5C3D7B6A-0D2B-4C91-9B2B-96440B398C61}">
      <dgm:prSet/>
      <dgm:spPr/>
      <dgm:t>
        <a:bodyPr/>
        <a:lstStyle/>
        <a:p>
          <a:endParaRPr lang="en-US"/>
        </a:p>
      </dgm:t>
    </dgm:pt>
  </dgm:ptLst>
  <dgm:cxnLst>
    <dgm:cxn modelId="{24A7608E-A975-4EDD-BC42-EF9533DF0782}" srcId="{B2CB4781-BDD0-4436-8C9A-58746DC33AB8}" destId="{5FC69D0F-5220-4483-B5CB-CE5061F7853F}" srcOrd="0" destOrd="0" parTransId="{2D621135-CB71-4542-985D-CEF5CD640C6B}" sibTransId="{26881A1C-94D5-413B-8CB9-E0973C8CBBB9}"/>
    <dgm:cxn modelId="{A98D7BDA-1213-4E0B-B706-097B42536DF3}" srcId="{B2CB4781-BDD0-4436-8C9A-58746DC33AB8}" destId="{9C2F7E12-1821-48A6-91C4-05521DFD94D2}" srcOrd="1" destOrd="0" parTransId="{75B29F75-4BAB-4066-97FD-076FEF389CD6}" sibTransId="{2F9C0A05-F0D0-4B2F-BAFD-C9363FA6E8B0}"/>
    <dgm:cxn modelId="{31D3F49A-FF6C-415A-9DEE-AAD8A7481EFD}" srcId="{B2CB4781-BDD0-4436-8C9A-58746DC33AB8}" destId="{125E566E-5D7B-4ABE-8A8D-EE2208F906CC}" srcOrd="2" destOrd="0" parTransId="{768154C8-2069-4149-B83E-84085A7CB594}" sibTransId="{ECE79423-2C7A-4E17-A579-472CAF0AB840}"/>
    <dgm:cxn modelId="{862CD835-5AB2-477C-804F-9FE0914F1F62}" srcId="{B2CB4781-BDD0-4436-8C9A-58746DC33AB8}" destId="{680713CD-38DD-4717-9E07-5AC1883C14F5}" srcOrd="3" destOrd="0" parTransId="{D928E255-E59C-4064-85E2-58CE4E320BD8}" sibTransId="{52BCD39A-A9C5-4D63-B15A-5A1B6E084B4E}"/>
    <dgm:cxn modelId="{5C3D7B6A-0D2B-4C91-9B2B-96440B398C61}" srcId="{B2CB4781-BDD0-4436-8C9A-58746DC33AB8}" destId="{27B9166C-4AC4-470F-A974-17F2828D3F0F}" srcOrd="4" destOrd="0" parTransId="{F3CEC1DD-893A-411E-A192-8DA23BC9BDDE}" sibTransId="{CF940E26-C7AC-479D-B469-23A1B804B728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C69D0F-5220-4483-B5CB-CE5061F7853F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Applying Psychological Theories to Classroom Instruction</a:t>
          </a:r>
        </a:p>
      </dsp:txBody>
      <dsp:txXfrm>
        <a:off x="530352" y="0"/>
        <a:ext cx="4242816" cy="311628"/>
      </dsp:txXfrm>
    </dsp:sp>
    <dsp:sp modelId="{9C2F7E12-1821-48A6-91C4-05521DFD94D2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Designing Project-Based Learning Activities</a:t>
          </a:r>
        </a:p>
      </dsp:txBody>
      <dsp:txXfrm>
        <a:off x="530352" y="470733"/>
        <a:ext cx="4242816" cy="311628"/>
      </dsp:txXfrm>
    </dsp:sp>
    <dsp:sp modelId="{125E566E-5D7B-4ABE-8A8D-EE2208F906CC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Using Technology to Support Reading</a:t>
          </a:r>
        </a:p>
      </dsp:txBody>
      <dsp:txXfrm>
        <a:off x="530352" y="941466"/>
        <a:ext cx="4242816" cy="311628"/>
      </dsp:txXfrm>
    </dsp:sp>
    <dsp:sp modelId="{680713CD-38DD-4717-9E07-5AC1883C14F5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Building Positive Classroom Communities</a:t>
          </a:r>
        </a:p>
      </dsp:txBody>
      <dsp:txXfrm>
        <a:off x="530352" y="1412199"/>
        <a:ext cx="4242816" cy="311628"/>
      </dsp:txXfrm>
    </dsp:sp>
    <dsp:sp modelId="{27B9166C-4AC4-470F-A974-17F2828D3F0F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Assessing Learning Through Portfolios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Conference 2026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