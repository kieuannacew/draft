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55A1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7BD9F"/>
                <w:sz w:val="18"/>
              </w:rPr>
              <w:t>NEWSLETTER · ISSUE 13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The Days of the Week</w:t>
            </w:r>
          </w:p>
          <w:p>
            <w:r>
              <w:rPr>
                <w:i/>
                <w:color w:val="F0D5C3"/>
                <w:sz w:val="24"/>
              </w:rPr>
              <w:t>Timekeepers Club – Ho Chi Minh City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Days of the Week</w:t>
      </w:r>
    </w:p>
    <w:p>
      <w:r xmlns:a="http://schemas.openxmlformats.org/drawingml/2006/main">
        <w:t xml:space="preserve">Day Origin Story: most English day names come from gods in Norse and Roman mythology.</w:t>
      </w:r>
    </w:p>
    <w:p>
      <w:r xmlns:a="http://schemas.openxmlformats.org/drawingml/2006/main">
        <w:t xml:space="preserve">The Germanic languages substituted Germanic gods for the Roman gods in several day names.</w:t>
      </w:r>
    </w:p>
    <w:p>
      <w:pPr>
        <w:pStyle w:val="Heading1"/>
      </w:pPr>
      <w:r xmlns:a="http://schemas.openxmlformats.org/drawingml/2006/main">
        <w:t xml:space="preserve">Which Day of the Week Is the Favourite?</w:t>
      </w:r>
    </w:p>
    <w:p>
      <w:r xmlns:a="http://schemas.openxmlformats.org/drawingml/2006/main">
        <w:t xml:space="preserve">A survey of students showed that </w:t>
      </w:r>
      <w:del xmlns:a="http://schemas.openxmlformats.org/drawingml/2006/main" w:id="901" w:author="Tran Thi Mai" w:date="2026-09-20T09:00:00Z">
        <w:r>
          <w:delText xml:space="preserve">Friday and Saturday</w:delText>
        </w:r>
      </w:del>
      <w:r xmlns:a="http://schemas.openxmlformats.org/drawingml/2006/main">
        <w:t xml:space="preserve"> are the most popular days.</w:t>
      </w:r>
    </w:p>
    <w:p>
      <w:r xmlns:a="http://schemas.openxmlformats.org/drawingml/2006/main">
        <w:t xml:space="preserve">Many students said they enjoy the feeling of freedom at the start of the weekend.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Origin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Rank in survey</w:t>
            </w:r>
          </w:p>
        </w:tc>
      </w:tr>
      <w:tr>
        <w:tc>
          <w:tcPr>
            <w:tcW w:type="dxa" w:w="3120"/>
          </w:tcPr>
          <w:p>
            <w:r>
              <w:t>Monday</w:t>
            </w:r>
          </w:p>
        </w:tc>
        <w:tc>
          <w:tcPr>
            <w:tcW w:type="dxa" w:w="3120"/>
          </w:tcPr>
          <w:p>
            <w:r>
              <w:t>Moon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Tuesday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</w:tcPr>
          <w:p>
            <w:r>
              <w:t>Wednesday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Thursday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Friday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Saturday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Roman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rank in survey by day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Moaning about Mondays</w:t>
      </w:r>
    </w:p>
    <w:p>
      <w:r xmlns:a="http://schemas.openxmlformats.org/drawingml/2006/main">
        <w:t xml:space="preserve">Monday is often described as the least popular day because it marks the return to school and 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2" name="Picture 5002" descr="Timekeepers Club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days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Timekeepers Club</w:t>
      </w:r>
    </w:p>
    <w:p>
      <w:r xmlns:a="http://schemas.openxmlformats.org/drawingml/2006/main">
        <w:t xml:space="preserve">Some researchers believe that a relaxing Sunday evening can make Monday easier</w:t>
      </w:r>
      <w:ins xmlns:a="http://schemas.openxmlformats.org/drawingml/2006/main" w:id="902" w:author="Tran Thi Mai" w:date="2026-09-20T09:00:00Z">
        <w:r>
          <w:t xml:space="preserve"> and very popular</w:t>
        </w:r>
      </w:ins>
      <w:r xmlns:a="http://schemas.openxmlformats.org/drawingml/2006/main">
        <w:t xml:space="preserve">.</w:t>
      </w:r>
    </w:p>
    <w:p>
      <w:pPr>
        <w:pStyle w:val="Heading1"/>
      </w:pPr>
      <w:r xmlns:a="http://schemas.openxmlformats.org/drawingml/2006/main">
        <w:t xml:space="preserve">Facts about Saturday and Sunday</w:t>
      </w:r>
    </w:p>
    <w:p>
      <w:r xmlns:a="http://schemas.openxmlformats.org/drawingml/2006/main">
        <w:t xml:space="preserve">Saturday is named after the Roman god Saturn, while Sunday is named after the sun.</w:t>
      </w:r>
    </w:p>
    <w:p>
      <w:r xmlns:a="http://schemas.openxmlformats.org/drawingml/2006/main">
        <w:t xml:space="preserve">In many countries, Sunday is considered the first day of the week.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Weekdays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Midweek Days</w:t>
      </w:r>
    </w:p>
    <w:p>
      <w:r xmlns:a="http://schemas.openxmlformats.org/drawingml/2006/main">
        <w:t xml:space="preserve">Wednesday comes from Woden, the chief Norse god, and Thursday comes from Thor, the god of thunder.</w:t>
      </w:r>
    </w:p>
    <w:p>
      <w:r xmlns:a="http://schemas.openxmlformats.org/drawingml/2006/main">
        <w:t xml:space="preserve">Tuesday is named after Tyr, a god associated with war and justice.</w:t>
      </w:r>
    </w:p>
    <w:p>
      <w:pPr>
        <w:pStyle w:val="Heading1"/>
      </w:pPr>
      <w:r xmlns:a="http://schemas.openxmlformats.org/drawingml/2006/main">
        <w:t xml:space="preserve">Calendars Around the World</w:t>
      </w:r>
    </w:p>
    <w:p>
      <w:r xmlns:a="http://schemas.openxmlformats.org/drawingml/2006/main">
        <w:t xml:space="preserve">Not every culture uses a seven-day week. Some ancient calendars used weeks of five, eight, or ten days.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6E6DB"/>
                        </a:solidFill>
                        <a:ln w="12700">
                          <a:solidFill>
                            <a:srgbClr val="F6E6DB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55A1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55A11"/>
                                <w:sz w:val="28"/>
                              </w:rPr>
                              <w:t xml:space="preserve">Tip: Friday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Today, the seven-day week is used </w:t>
      </w:r>
      <w:r xmlns:a="http://schemas.openxmlformats.org/drawingml/2006/main">
        <w:rPr>
          <w:b/>
          <w:rPrChange w:id="903" w:author="Tran Thi Mai" w:date="2026-09-20T09:00:00Z">
            <w:rPr/>
          </w:rPrChange>
        </w:rPr>
        <w:t xml:space="preserve">almost everywhere</w:t>
      </w:r>
      <w:r xmlns:a="http://schemas.openxmlformats.org/drawingml/2006/main">
        <w:t xml:space="preserve"> in the world.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Timekeepers Club  |  The Days of the Week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Rank in survey by Day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Rank in survey</c:v>
                </c:pt>
              </c:strCache>
            </c:strRef>
          </c:tx>
          <c:spPr>
            <a:solidFill>
              <a:srgbClr val="C55A1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Monday</c:v>
                </c:pt>
                <c:pt idx="1">
                  <c:v>Tuesday</c:v>
                </c:pt>
                <c:pt idx="2">
                  <c:v>Wednesday</c:v>
                </c:pt>
                <c:pt idx="3">
                  <c:v>Thursday</c:v>
                </c:pt>
                <c:pt idx="4">
                  <c:v>Friday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7.0</c:v>
                </c:pt>
                <c:pt idx="1">
                  <c:v>6.0</c:v>
                </c:pt>
                <c:pt idx="2">
                  <c:v>5.0</c:v>
                </c:pt>
                <c:pt idx="3">
                  <c:v>4.0</c:v>
                </c:pt>
                <c:pt idx="4">
                  <c:v>1.0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AB74AD1-CBA2-44D6-89FA-6B818A1C85E0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5F88BCD-0408-4BD0-9DD5-35058180D201}">
      <dgm:prSet phldrT="[Text]"/>
      <dgm:spPr/>
      <dgm:t>
        <a:bodyPr/>
        <a:lstStyle/>
        <a:p>
          <a:r>
            <a:rPr lang="en-US" dirty="0"/>
            <a:t>Friday</a:t>
          </a:r>
        </a:p>
      </dgm:t>
    </dgm:pt>
    <dgm:pt modelId="{F6848EE4-3DEB-4DD6-B473-4EDB27ED8B94}" type="parTrans" cxnId="{D87D257C-505D-4590-9F52-EDB0FE67A0EF}">
      <dgm:prSet/>
      <dgm:spPr/>
      <dgm:t>
        <a:bodyPr/>
        <a:lstStyle/>
        <a:p>
          <a:endParaRPr lang="en-US"/>
        </a:p>
      </dgm:t>
    </dgm:pt>
    <dgm:pt modelId="{DB6C9535-92C9-4CC3-AE44-D2C3AE35BFE6}" type="sibTrans" cxnId="{D87D257C-505D-4590-9F52-EDB0FE67A0EF}">
      <dgm:prSet/>
      <dgm:spPr/>
      <dgm:t>
        <a:bodyPr/>
        <a:lstStyle/>
        <a:p>
          <a:endParaRPr lang="en-US"/>
        </a:p>
      </dgm:t>
    </dgm:pt>
    <dgm:pt modelId="{3295A6FE-E141-45D4-9118-7AD1768042AE}">
      <dgm:prSet phldrT="[Text]"/>
      <dgm:spPr/>
      <dgm:t>
        <a:bodyPr/>
        <a:lstStyle/>
        <a:p>
          <a:r>
            <a:rPr lang="en-US" dirty="0"/>
            <a:t>Saturday</a:t>
          </a:r>
        </a:p>
      </dgm:t>
    </dgm:pt>
    <dgm:pt modelId="{3A30D549-D053-428E-B833-52FB2259A2CC}" type="parTrans" cxnId="{E2767B76-9BDA-41B4-ACA9-11B81488D44A}">
      <dgm:prSet/>
      <dgm:spPr/>
      <dgm:t>
        <a:bodyPr/>
        <a:lstStyle/>
        <a:p>
          <a:endParaRPr lang="en-US"/>
        </a:p>
      </dgm:t>
    </dgm:pt>
    <dgm:pt modelId="{141EF9B2-48B0-4AB7-B9D0-AEA0B5FACC63}" type="sibTrans" cxnId="{E2767B76-9BDA-41B4-ACA9-11B81488D44A}">
      <dgm:prSet/>
      <dgm:spPr/>
      <dgm:t>
        <a:bodyPr/>
        <a:lstStyle/>
        <a:p>
          <a:endParaRPr lang="en-US"/>
        </a:p>
      </dgm:t>
    </dgm:pt>
    <dgm:pt modelId="{85A67811-DE79-4B32-B151-B0BB9EF012E8}">
      <dgm:prSet phldrT="[Text]"/>
      <dgm:spPr/>
      <dgm:t>
        <a:bodyPr/>
        <a:lstStyle/>
        <a:p>
          <a:r>
            <a:rPr lang="en-US" dirty="0"/>
            <a:t>Sunday</a:t>
          </a:r>
        </a:p>
      </dgm:t>
    </dgm:pt>
    <dgm:pt modelId="{B1DAE7DA-4DF4-4AAA-8448-02C8F4B66560}" type="parTrans" cxnId="{566A1D72-99D2-4D6A-9EDE-378B094BBDFB}">
      <dgm:prSet/>
      <dgm:spPr/>
      <dgm:t>
        <a:bodyPr/>
        <a:lstStyle/>
        <a:p>
          <a:endParaRPr lang="en-US"/>
        </a:p>
      </dgm:t>
    </dgm:pt>
    <dgm:pt modelId="{FD955445-8A21-42AA-A3CC-5C70F016F9EE}" type="sibTrans" cxnId="{566A1D72-99D2-4D6A-9EDE-378B094BBDFB}">
      <dgm:prSet/>
      <dgm:spPr/>
      <dgm:t>
        <a:bodyPr/>
        <a:lstStyle/>
        <a:p>
          <a:endParaRPr lang="en-US"/>
        </a:p>
      </dgm:t>
    </dgm:pt>
    <dgm:pt modelId="{17B5E65D-1243-4901-A6AF-AC3D57555ABA}">
      <dgm:prSet phldrT="[Text]"/>
      <dgm:spPr/>
      <dgm:t>
        <a:bodyPr/>
        <a:lstStyle/>
        <a:p>
          <a:r>
            <a:rPr lang="en-US" dirty="0"/>
            <a:t>Thursday</a:t>
          </a:r>
        </a:p>
      </dgm:t>
    </dgm:pt>
    <dgm:pt modelId="{2A9D8B2B-B72A-4499-AA17-168DCAE910D1}" type="parTrans" cxnId="{0C505743-6F85-4124-A2CE-D03381ED26B7}">
      <dgm:prSet/>
      <dgm:spPr/>
      <dgm:t>
        <a:bodyPr/>
        <a:lstStyle/>
        <a:p>
          <a:endParaRPr lang="en-US"/>
        </a:p>
      </dgm:t>
    </dgm:pt>
    <dgm:pt modelId="{734FDA49-E293-44B4-80D1-86927D798D41}" type="sibTrans" cxnId="{0C505743-6F85-4124-A2CE-D03381ED26B7}">
      <dgm:prSet/>
      <dgm:spPr/>
      <dgm:t>
        <a:bodyPr/>
        <a:lstStyle/>
        <a:p>
          <a:endParaRPr lang="en-US"/>
        </a:p>
      </dgm:t>
    </dgm:pt>
    <dgm:pt modelId="{DF95E7DF-21CC-4B4E-B4A7-8BF3E7C5282F}">
      <dgm:prSet phldrT="[Text]"/>
      <dgm:spPr/>
      <dgm:t>
        <a:bodyPr/>
        <a:lstStyle/>
        <a:p>
          <a:r>
            <a:rPr lang="en-US" dirty="0"/>
            <a:t>Wednesday</a:t>
          </a:r>
        </a:p>
      </dgm:t>
    </dgm:pt>
    <dgm:pt modelId="{0DDFE97A-1BB5-4F30-A5B8-484529759EF8}" type="parTrans" cxnId="{AE1D803C-055A-4517-AC9E-E58C10CE3D37}">
      <dgm:prSet/>
      <dgm:spPr/>
      <dgm:t>
        <a:bodyPr/>
        <a:lstStyle/>
        <a:p>
          <a:endParaRPr lang="en-US"/>
        </a:p>
      </dgm:t>
    </dgm:pt>
    <dgm:pt modelId="{3C7D9318-8A3D-478A-A44B-3098890AFCDE}" type="sibTrans" cxnId="{AE1D803C-055A-4517-AC9E-E58C10CE3D37}">
      <dgm:prSet/>
      <dgm:spPr/>
      <dgm:t>
        <a:bodyPr/>
        <a:lstStyle/>
        <a:p>
          <a:endParaRPr lang="en-US"/>
        </a:p>
      </dgm:t>
    </dgm:pt>
  </dgm:ptLst>
  <dgm:cxnLst>
    <dgm:cxn modelId="{D87D257C-505D-4590-9F52-EDB0FE67A0EF}" srcId="{3AB74AD1-CBA2-44D6-89FA-6B818A1C85E0}" destId="{A5F88BCD-0408-4BD0-9DD5-35058180D201}" srcOrd="0" destOrd="0" parTransId="{F6848EE4-3DEB-4DD6-B473-4EDB27ED8B94}" sibTransId="{DB6C9535-92C9-4CC3-AE44-D2C3AE35BFE6}"/>
    <dgm:cxn modelId="{E2767B76-9BDA-41B4-ACA9-11B81488D44A}" srcId="{3AB74AD1-CBA2-44D6-89FA-6B818A1C85E0}" destId="{3295A6FE-E141-45D4-9118-7AD1768042AE}" srcOrd="1" destOrd="0" parTransId="{3A30D549-D053-428E-B833-52FB2259A2CC}" sibTransId="{141EF9B2-48B0-4AB7-B9D0-AEA0B5FACC63}"/>
    <dgm:cxn modelId="{566A1D72-99D2-4D6A-9EDE-378B094BBDFB}" srcId="{3AB74AD1-CBA2-44D6-89FA-6B818A1C85E0}" destId="{85A67811-DE79-4B32-B151-B0BB9EF012E8}" srcOrd="2" destOrd="0" parTransId="{B1DAE7DA-4DF4-4AAA-8448-02C8F4B66560}" sibTransId="{FD955445-8A21-42AA-A3CC-5C70F016F9EE}"/>
    <dgm:cxn modelId="{0C505743-6F85-4124-A2CE-D03381ED26B7}" srcId="{3AB74AD1-CBA2-44D6-89FA-6B818A1C85E0}" destId="{17B5E65D-1243-4901-A6AF-AC3D57555ABA}" srcOrd="3" destOrd="0" parTransId="{2A9D8B2B-B72A-4499-AA17-168DCAE910D1}" sibTransId="{734FDA49-E293-44B4-80D1-86927D798D41}"/>
    <dgm:cxn modelId="{AE1D803C-055A-4517-AC9E-E58C10CE3D37}" srcId="{3AB74AD1-CBA2-44D6-89FA-6B818A1C85E0}" destId="{DF95E7DF-21CC-4B4E-B4A7-8BF3E7C5282F}" srcOrd="4" destOrd="0" parTransId="{0DDFE97A-1BB5-4F30-A5B8-484529759EF8}" sibTransId="{3C7D9318-8A3D-478A-A44B-3098890AFCDE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5F88BCD-0408-4BD0-9DD5-35058180D201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Friday</a:t>
          </a:r>
        </a:p>
      </dsp:txBody>
      <dsp:txXfrm>
        <a:off x="0" y="0"/>
        <a:ext cx="1661770" cy="997062"/>
      </dsp:txXfrm>
    </dsp:sp>
    <dsp:sp modelId="{3295A6FE-E141-45D4-9118-7AD1768042AE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Saturday</a:t>
          </a:r>
        </a:p>
      </dsp:txBody>
      <dsp:txXfrm>
        <a:off x="1820875" y="0"/>
        <a:ext cx="1661770" cy="997062"/>
      </dsp:txXfrm>
    </dsp:sp>
    <dsp:sp modelId="{85A67811-DE79-4B32-B151-B0BB9EF012E8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Sunday</a:t>
          </a:r>
        </a:p>
      </dsp:txBody>
      <dsp:txXfrm>
        <a:off x="3641750" y="0"/>
        <a:ext cx="1661770" cy="997062"/>
      </dsp:txXfrm>
    </dsp:sp>
    <dsp:sp modelId="{17B5E65D-1243-4901-A6AF-AC3D57555ABA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Thursday</a:t>
          </a:r>
        </a:p>
      </dsp:txBody>
      <dsp:txXfrm>
        <a:off x="0" y="1156167"/>
        <a:ext cx="1661770" cy="997062"/>
      </dsp:txXfrm>
    </dsp:sp>
    <dsp:sp modelId="{DF95E7DF-21CC-4B4E-B4A7-8BF3E7C5282F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Wednesday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Days of the Week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