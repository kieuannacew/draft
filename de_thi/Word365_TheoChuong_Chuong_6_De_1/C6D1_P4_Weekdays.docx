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omments.xml" ContentType="application/vnd.openxmlformats-officedocument.wordprocessingml.comment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C55A11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E7BD9F"/>
                <w:sz w:val="18"/>
              </w:rPr>
              <w:t>NEWSLETTER · ISSUE 9 · SEPTEMBER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The Days of the Week</w:t>
            </w:r>
          </w:p>
          <w:p>
            <w:r>
              <w:rPr>
                <w:i/>
                <w:color w:val="F0D5C3"/>
                <w:sz w:val="24"/>
              </w:rPr>
              <w:t>Timekeepers Club – Hanoi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Days of the Week</w:t>
      </w:r>
    </w:p>
    <w:p>
      <w:r xmlns:a="http://schemas.openxmlformats.org/drawingml/2006/main">
        <w:t xml:space="preserve">Day Origin Story: most English day names come from gods in Norse and Roman mythology.</w:t>
      </w:r>
    </w:p>
    <w:p>
      <w:r xmlns:a="http://schemas.openxmlformats.org/drawingml/2006/main">
        <w:t xml:space="preserve">The Germanic languages </w:t>
      </w:r>
      <w:r xmlns:a="http://schemas.openxmlformats.org/drawingml/2006/main">
        <w:rPr>
          <w:b/>
          <w:rPrChange w:id="901" w:author="Tran Thi Mai" w:date="2026-09-20T09:00:00Z">
            <w:rPr/>
          </w:rPrChange>
        </w:rPr>
        <w:t xml:space="preserve">substituted Germanic</w:t>
      </w:r>
      <w:r xmlns:a="http://schemas.openxmlformats.org/drawingml/2006/main">
        <w:t xml:space="preserve"> gods for the Roman gods in several day names.</w:t>
      </w:r>
    </w:p>
    <w:p>
      <w:pPr>
        <w:pStyle w:val="Heading1"/>
      </w:pPr>
      <w:r xmlns:a="http://schemas.openxmlformats.org/drawingml/2006/main">
        <w:t xml:space="preserve">Which Day of the Week Is the Favourite?</w:t>
      </w:r>
    </w:p>
    <w:p>
      <w:r xmlns:a="http://schemas.openxmlformats.org/drawingml/2006/main">
        <w:t xml:space="preserve">A survey of </w:t>
      </w:r>
      <w:commentRangeStart w:id="0"/>
      <w:r>
        <w:t>students showed</w:t>
      </w:r>
      <w:commentRangeEnd w:id="0"/>
      <w:r>
        <w:rPr>
          <w:rStyle w:val="CommentReference"/>
        </w:rPr>
        <w:commentReference w:id="0"/>
      </w:r>
      <w:r xmlns:a="http://schemas.openxmlformats.org/drawingml/2006/main">
        <w:t xml:space="preserve"> that Friday and Saturday are the most popular days.</w:t>
      </w:r>
    </w:p>
    <w:p>
      <w:r xmlns:a="http://schemas.openxmlformats.org/drawingml/2006/main">
        <w:t xml:space="preserve">Many students said they enjoy the feeling of freedom at the start of the weekend.</w:t>
      </w:r>
    </w:p>
    <w:p>
      <w:pPr>
        <w:pStyle w:val="Heading1"/>
      </w:pPr>
      <w:r xmlns:a="http://schemas.openxmlformats.org/drawingml/2006/main">
        <w:t xml:space="preserve">Moaning about Mondays</w:t>
      </w:r>
    </w:p>
    <w:p>
      <w:r xmlns:a="http://schemas.openxmlformats.org/drawingml/2006/main">
        <w:t xml:space="preserve">Monday is often described as the least popular day because it marks the return to school and work.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F6E6DB"/>
                        </a:solidFill>
                        <a:ln w="12700">
                          <a:solidFill>
                            <a:srgbClr val="F6E6DB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C55A11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C55A11"/>
                                <w:sz w:val="28"/>
                              </w:rPr>
                              <w:t xml:space="preserve">Tip: Friday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Some researchers believe that a relaxing Sunday evening can make Monday easier</w:t>
      </w:r>
      <w:ins xmlns:a="http://schemas.openxmlformats.org/drawingml/2006/main" w:id="902" w:author="Tran Thi Mai" w:date="2026-09-20T09:00:00Z">
        <w:r>
          <w:t xml:space="preserve"> every week</w:t>
        </w:r>
      </w:ins>
      <w:r xmlns:a="http://schemas.openxmlformats.org/drawingml/2006/main">
        <w:t xml:space="preserve">.</w:t>
      </w:r>
    </w:p>
    <w:p>
      <w:pPr>
        <w:pStyle w:val="Heading1"/>
      </w:pPr>
      <w:r xmlns:a="http://schemas.openxmlformats.org/drawingml/2006/main">
        <w:t xml:space="preserve">Facts about Saturday and Sunday</w:t>
      </w:r>
    </w:p>
    <w:p>
      <w:r xmlns:a="http://schemas.openxmlformats.org/drawingml/2006/main">
        <w:t xml:space="preserve">Saturday is named after the Roman </w:t>
      </w:r>
      <w:del xmlns:a="http://schemas.openxmlformats.org/drawingml/2006/main" w:id="903" w:author="Tran Thi Mai" w:date="2026-09-20T09:00:00Z">
        <w:r>
          <w:delText xml:space="preserve">god Saturn</w:delText>
        </w:r>
      </w:del>
      <w:r xmlns:a="http://schemas.openxmlformats.org/drawingml/2006/main">
        <w:t xml:space="preserve">, while Sunday is named after the sun.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32128"/>
            <wp:docPr id="102" name="Picture 102" descr="Timekeepers Club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days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3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Timekeepers Club</w:t>
      </w:r>
    </w:p>
    <w:p>
      <w:r xmlns:a="http://schemas.openxmlformats.org/drawingml/2006/main">
        <w:t xml:space="preserve">In many countries, Sunday is considered the first day of the week.</w:t>
      </w:r>
    </w:p>
    <w:p>
      <w:pPr>
        <w:pStyle w:val="Heading1"/>
      </w:pPr>
      <w:r xmlns:a="http://schemas.openxmlformats.org/drawingml/2006/main">
        <w:t xml:space="preserve">Midweek Days</w:t>
      </w:r>
    </w:p>
    <w:p>
      <w:r xmlns:a="http://schemas.openxmlformats.org/drawingml/2006/main">
        <w:t xml:space="preserve">Wednesday comes from Woden, the chief Norse god, and Thursday comes from Thor, the god of thunder.</w:t>
      </w:r>
    </w:p>
    <w:p>
      <w:r xmlns:a="http://schemas.openxmlformats.org/drawingml/2006/main">
        <w:t xml:space="preserve">Tuesday is named after Tyr, a god associated with war and justice.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Weekdays process diagram"/>
            <wp:cNvGraphicFramePr/>
            <a:graphic>
              <a:graphicData uri="http://schemas.openxmlformats.org/drawingml/2006/diagram">
                <dgm:relIds r:dm="rId12" r:lo="rId13" r:qs="rId14" r:cs="rId15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Calendars Around the World</w:t>
      </w:r>
    </w:p>
    <w:p>
      <w:r xmlns:a="http://schemas.openxmlformats.org/drawingml/2006/main">
        <w:t xml:space="preserve">Not every culture uses a seven-day week. Some ancient calendars used weeks of five, eight, or ten days.</w:t>
      </w:r>
    </w:p>
    <w:p>
      <w:r xmlns:a="http://schemas.openxmlformats.org/drawingml/2006/main">
        <w:t xml:space="preserve">Today, the seven-day week is used almost everywhere in the world.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C55A11"/>
          </w:tcPr>
          <w:p>
            <w:r>
              <w:rPr>
                <w:b/>
                <w:color w:val="FFFFFF"/>
              </w:rPr>
              <w:t>Day</w:t>
            </w:r>
          </w:p>
        </w:tc>
        <w:tc>
          <w:tcPr>
            <w:tcW w:type="dxa" w:w="3120"/>
            <w:shd w:val="clear" w:color="auto" w:fill="C55A11"/>
          </w:tcPr>
          <w:p>
            <w:r>
              <w:rPr>
                <w:b/>
                <w:color w:val="FFFFFF"/>
              </w:rPr>
              <w:t>Origin</w:t>
            </w:r>
          </w:p>
        </w:tc>
        <w:tc>
          <w:tcPr>
            <w:tcW w:type="dxa" w:w="3120"/>
            <w:shd w:val="clear" w:color="auto" w:fill="C55A11"/>
          </w:tcPr>
          <w:p>
            <w:r>
              <w:rPr>
                <w:b/>
                <w:color w:val="FFFFFF"/>
              </w:rPr>
              <w:t>Rank in survey</w:t>
            </w:r>
          </w:p>
        </w:tc>
      </w:tr>
      <w:tr>
        <w:tc>
          <w:tcPr>
            <w:tcW w:type="dxa" w:w="3120"/>
          </w:tcPr>
          <w:p>
            <w:r>
              <w:t>Monday</w:t>
            </w:r>
          </w:p>
        </w:tc>
        <w:tc>
          <w:tcPr>
            <w:tcW w:type="dxa" w:w="3120"/>
          </w:tcPr>
          <w:p>
            <w:r>
              <w:t>Moon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3120"/>
            <w:shd w:val="clear" w:color="auto" w:fill="F8EBE2"/>
          </w:tcPr>
          <w:p>
            <w:r>
              <w:t>Tuesday</w:t>
            </w:r>
          </w:p>
        </w:tc>
        <w:tc>
          <w:tcPr>
            <w:tcW w:type="dxa" w:w="3120"/>
            <w:shd w:val="clear" w:color="auto" w:fill="F8EBE2"/>
          </w:tcPr>
          <w:p>
            <w:r>
              <w:t>Norse</w:t>
            </w:r>
          </w:p>
        </w:tc>
        <w:tc>
          <w:tcPr>
            <w:tcW w:type="dxa" w:w="3120"/>
            <w:shd w:val="clear" w:color="auto" w:fill="F8EBE2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3120"/>
          </w:tcPr>
          <w:p>
            <w:r>
              <w:t>Wednesday</w:t>
            </w:r>
          </w:p>
        </w:tc>
        <w:tc>
          <w:tcPr>
            <w:tcW w:type="dxa" w:w="3120"/>
          </w:tcPr>
          <w:p>
            <w:r>
              <w:t>Norse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5</w:t>
            </w:r>
          </w:p>
        </w:tc>
      </w:tr>
      <w:tr>
        <w:tc>
          <w:tcPr>
            <w:tcW w:type="dxa" w:w="3120"/>
            <w:shd w:val="clear" w:color="auto" w:fill="F8EBE2"/>
          </w:tcPr>
          <w:p>
            <w:r>
              <w:t>Thursday</w:t>
            </w:r>
          </w:p>
        </w:tc>
        <w:tc>
          <w:tcPr>
            <w:tcW w:type="dxa" w:w="3120"/>
            <w:shd w:val="clear" w:color="auto" w:fill="F8EBE2"/>
          </w:tcPr>
          <w:p>
            <w:r>
              <w:t>Norse</w:t>
            </w:r>
          </w:p>
        </w:tc>
        <w:tc>
          <w:tcPr>
            <w:tcW w:type="dxa" w:w="3120"/>
            <w:shd w:val="clear" w:color="auto" w:fill="F8EBE2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3120"/>
          </w:tcPr>
          <w:p>
            <w:r>
              <w:t>Friday</w:t>
            </w:r>
          </w:p>
        </w:tc>
        <w:tc>
          <w:tcPr>
            <w:tcW w:type="dxa" w:w="3120"/>
          </w:tcPr>
          <w:p>
            <w:r>
              <w:t>Norse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3120"/>
            <w:shd w:val="clear" w:color="auto" w:fill="F8EBE2"/>
          </w:tcPr>
          <w:p>
            <w:r>
              <w:t>Saturday</w:t>
            </w:r>
          </w:p>
        </w:tc>
        <w:tc>
          <w:tcPr>
            <w:tcW w:type="dxa" w:w="3120"/>
            <w:shd w:val="clear" w:color="auto" w:fill="F8EBE2"/>
          </w:tcPr>
          <w:p>
            <w:r>
              <w:t>Roman</w:t>
            </w:r>
          </w:p>
        </w:tc>
        <w:tc>
          <w:tcPr>
            <w:tcW w:type="dxa" w:w="3120"/>
            <w:shd w:val="clear" w:color="auto" w:fill="F8EBE2"/>
          </w:tcPr>
          <w:p>
            <w:pPr>
              <w:jc w:val="right"/>
            </w:pPr>
            <w:r>
              <w:t>2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rank in survey by day"/>
            <wp:cNvGraphicFramePr/>
            <a:graphic>
              <a:graphicData uri="http://schemas.openxmlformats.org/drawingml/2006/chart">
                <c:chart r:id="rId16"/>
              </a:graphicData>
            </a:graphic>
          </wp:inline>
        </w:drawing>
      </w:r>
    </w:p>
    <w:p/>
    <w:sectPr w:rsidR="00FC693F" w:rsidRPr="0006063C" w:rsidSect="00034616">
      <w:foot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Tran Thi Mai" w:initials="TM" w:date="2026-09-25T19:33:34Z">
    <w:p>
      <w:pPr>
        <w:pStyle w:val="CommentText"/>
      </w:pPr>
      <w:r>
        <w:rPr>
          <w:rStyle w:val="CommentReference"/>
        </w:rPr>
        <w:annotationRef/>
      </w:r>
      <w:r>
        <w:t>Update before printing.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Timekeepers Club  |  The Days of the Week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image" Target="media/image1.png"/><Relationship Id="rId11" Type="http://schemas.microsoft.com/office/2007/relationships/diagramDrawing" Target="diagrams/drawing1.xml"/><Relationship Id="rId12" Type="http://schemas.openxmlformats.org/officeDocument/2006/relationships/diagramData" Target="diagrams/data1.xml"/><Relationship Id="rId13" Type="http://schemas.openxmlformats.org/officeDocument/2006/relationships/diagramLayout" Target="diagrams/layout1.xml"/><Relationship Id="rId14" Type="http://schemas.openxmlformats.org/officeDocument/2006/relationships/diagramQuickStyle" Target="diagrams/quickStyle1.xml"/><Relationship Id="rId15" Type="http://schemas.openxmlformats.org/officeDocument/2006/relationships/diagramColors" Target="diagrams/colors1.xml"/><Relationship Id="rId16" Type="http://schemas.openxmlformats.org/officeDocument/2006/relationships/chart" Target="charts/chart1.xml"/><Relationship Id="rId17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Rank in survey by Day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Rank in survey</c:v>
                </c:pt>
              </c:strCache>
            </c:strRef>
          </c:tx>
          <c:spPr>
            <a:solidFill>
              <a:srgbClr val="C55A1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Monday</c:v>
                </c:pt>
                <c:pt idx="1">
                  <c:v>Tuesday</c:v>
                </c:pt>
                <c:pt idx="2">
                  <c:v>Wednesday</c:v>
                </c:pt>
                <c:pt idx="3">
                  <c:v>Thursday</c:v>
                </c:pt>
                <c:pt idx="4">
                  <c:v>Friday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7.0</c:v>
                </c:pt>
                <c:pt idx="1">
                  <c:v>6.0</c:v>
                </c:pt>
                <c:pt idx="2">
                  <c:v>5.0</c:v>
                </c:pt>
                <c:pt idx="3">
                  <c:v>4.0</c:v>
                </c:pt>
                <c:pt idx="4">
                  <c:v>1.0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6B40375-C87A-4C9E-95FE-234C8FC054C2}" type="doc">
      <dgm:prSet loTypeId="urn:microsoft.com/office/officeart/2005/8/layout/cycle2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378CE50B-58BA-4AC9-942F-567151C63D1A}">
      <dgm:prSet phldrT="[Text]"/>
      <dgm:spPr/>
      <dgm:t>
        <a:bodyPr/>
        <a:lstStyle/>
        <a:p>
          <a:r>
            <a:rPr lang="en-US" dirty="0"/>
            <a:t>Friday</a:t>
          </a:r>
        </a:p>
      </dgm:t>
    </dgm:pt>
    <dgm:pt modelId="{4065DD46-2ACD-4D5D-95FB-CA85A10D0414}" type="parTrans" cxnId="{A1260824-399A-416D-85E8-81E20286F0AB}">
      <dgm:prSet/>
      <dgm:spPr/>
      <dgm:t>
        <a:bodyPr/>
        <a:lstStyle/>
        <a:p>
          <a:endParaRPr lang="en-US"/>
        </a:p>
      </dgm:t>
    </dgm:pt>
    <dgm:pt modelId="{11A615DE-0F63-49D1-9626-90274FB8389E}" type="sibTrans" cxnId="{A1260824-399A-416D-85E8-81E20286F0AB}">
      <dgm:prSet/>
      <dgm:spPr/>
      <dgm:t>
        <a:bodyPr/>
        <a:lstStyle/>
        <a:p>
          <a:endParaRPr lang="en-US"/>
        </a:p>
      </dgm:t>
    </dgm:pt>
    <dgm:pt modelId="{DC1D678D-0A68-486C-847E-51C9A5CBC96D}">
      <dgm:prSet phldrT="[Text]"/>
      <dgm:spPr/>
      <dgm:t>
        <a:bodyPr/>
        <a:lstStyle/>
        <a:p>
          <a:r>
            <a:rPr lang="en-US" dirty="0"/>
            <a:t>Saturday</a:t>
          </a:r>
        </a:p>
      </dgm:t>
    </dgm:pt>
    <dgm:pt modelId="{4F39201B-6523-49FB-A343-08B0C807E147}" type="parTrans" cxnId="{721F581A-21A1-439C-AB6D-BEF2E1DAD3F9}">
      <dgm:prSet/>
      <dgm:spPr/>
      <dgm:t>
        <a:bodyPr/>
        <a:lstStyle/>
        <a:p>
          <a:endParaRPr lang="en-US"/>
        </a:p>
      </dgm:t>
    </dgm:pt>
    <dgm:pt modelId="{844A8367-1196-4311-BF46-FB71ED7A9B4D}" type="sibTrans" cxnId="{721F581A-21A1-439C-AB6D-BEF2E1DAD3F9}">
      <dgm:prSet/>
      <dgm:spPr/>
      <dgm:t>
        <a:bodyPr/>
        <a:lstStyle/>
        <a:p>
          <a:endParaRPr lang="en-US"/>
        </a:p>
      </dgm:t>
    </dgm:pt>
    <dgm:pt modelId="{037CD32C-E118-447A-BD05-56AD37442327}">
      <dgm:prSet phldrT="[Text]"/>
      <dgm:spPr/>
      <dgm:t>
        <a:bodyPr/>
        <a:lstStyle/>
        <a:p>
          <a:r>
            <a:rPr lang="en-US" dirty="0"/>
            <a:t>Sunday</a:t>
          </a:r>
        </a:p>
      </dgm:t>
    </dgm:pt>
    <dgm:pt modelId="{C7E03FB8-53D1-4FE6-A373-6FA6FAA0EB09}" type="parTrans" cxnId="{8976EE85-3466-4FF2-B554-59662EBAEEA0}">
      <dgm:prSet/>
      <dgm:spPr/>
      <dgm:t>
        <a:bodyPr/>
        <a:lstStyle/>
        <a:p>
          <a:endParaRPr lang="en-US"/>
        </a:p>
      </dgm:t>
    </dgm:pt>
    <dgm:pt modelId="{E0197A80-8656-4608-8BC6-6008ADE875A4}" type="sibTrans" cxnId="{8976EE85-3466-4FF2-B554-59662EBAEEA0}">
      <dgm:prSet/>
      <dgm:spPr/>
      <dgm:t>
        <a:bodyPr/>
        <a:lstStyle/>
        <a:p>
          <a:endParaRPr lang="en-US"/>
        </a:p>
      </dgm:t>
    </dgm:pt>
    <dgm:pt modelId="{99D42415-A1B2-4367-92B9-E38772BB440B}">
      <dgm:prSet phldrT="[Text]"/>
      <dgm:spPr/>
      <dgm:t>
        <a:bodyPr/>
        <a:lstStyle/>
        <a:p>
          <a:r>
            <a:rPr lang="en-US" dirty="0"/>
            <a:t>Thursday</a:t>
          </a:r>
        </a:p>
      </dgm:t>
    </dgm:pt>
    <dgm:pt modelId="{A219B051-5080-43D3-891F-0DD15D007DD2}" type="parTrans" cxnId="{6E9FA0EB-5EF4-430E-A444-BD43305CF273}">
      <dgm:prSet/>
      <dgm:spPr/>
      <dgm:t>
        <a:bodyPr/>
        <a:lstStyle/>
        <a:p>
          <a:endParaRPr lang="en-US"/>
        </a:p>
      </dgm:t>
    </dgm:pt>
    <dgm:pt modelId="{73183CD0-2468-42B5-8610-10E94EFB744A}" type="sibTrans" cxnId="{6E9FA0EB-5EF4-430E-A444-BD43305CF273}">
      <dgm:prSet/>
      <dgm:spPr/>
      <dgm:t>
        <a:bodyPr/>
        <a:lstStyle/>
        <a:p>
          <a:endParaRPr lang="en-US"/>
        </a:p>
      </dgm:t>
    </dgm:pt>
  </dgm:ptLst>
  <dgm:cxnLst>
    <dgm:cxn modelId="{A1260824-399A-416D-85E8-81E20286F0AB}" srcId="{26B40375-C87A-4C9E-95FE-234C8FC054C2}" destId="{378CE50B-58BA-4AC9-942F-567151C63D1A}" srcOrd="0" destOrd="0" parTransId="{4065DD46-2ACD-4D5D-95FB-CA85A10D0414}" sibTransId="{11A615DE-0F63-49D1-9626-90274FB8389E}"/>
    <dgm:cxn modelId="{721F581A-21A1-439C-AB6D-BEF2E1DAD3F9}" srcId="{26B40375-C87A-4C9E-95FE-234C8FC054C2}" destId="{DC1D678D-0A68-486C-847E-51C9A5CBC96D}" srcOrd="1" destOrd="0" parTransId="{4F39201B-6523-49FB-A343-08B0C807E147}" sibTransId="{844A8367-1196-4311-BF46-FB71ED7A9B4D}"/>
    <dgm:cxn modelId="{8976EE85-3466-4FF2-B554-59662EBAEEA0}" srcId="{26B40375-C87A-4C9E-95FE-234C8FC054C2}" destId="{037CD32C-E118-447A-BD05-56AD37442327}" srcOrd="2" destOrd="0" parTransId="{C7E03FB8-53D1-4FE6-A373-6FA6FAA0EB09}" sibTransId="{E0197A80-8656-4608-8BC6-6008ADE875A4}"/>
    <dgm:cxn modelId="{6E9FA0EB-5EF4-430E-A444-BD43305CF273}" srcId="{26B40375-C87A-4C9E-95FE-234C8FC054C2}" destId="{99D42415-A1B2-4367-92B9-E38772BB440B}" srcOrd="3" destOrd="0" parTransId="{A219B051-5080-43D3-891F-0DD15D007DD2}" sibTransId="{73183CD0-2468-42B5-8610-10E94EFB744A}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78CE50B-58BA-4AC9-942F-567151C63D1A}">
      <dsp:nvSpPr>
        <dsp:cNvPr id="0" name=""/>
        <dsp:cNvSpPr/>
      </dsp:nvSpPr>
      <dsp:spPr>
        <a:xfrm>
          <a:off x="2322576" y="-21945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Friday</a:t>
          </a:r>
        </a:p>
      </dsp:txBody>
      <dsp:txXfrm>
        <a:off x="2322576" y="-21945"/>
        <a:ext cx="658368" cy="658368"/>
      </dsp:txXfrm>
    </dsp:sp>
    <dsp:sp modelId="{DC1D678D-0A68-486C-847E-51C9A5CBC96D}">
      <dsp:nvSpPr>
        <dsp:cNvPr id="0" name=""/>
        <dsp:cNvSpPr/>
      </dsp:nvSpPr>
      <dsp:spPr>
        <a:xfrm>
          <a:off x="3112617" y="768096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Saturday</a:t>
          </a:r>
        </a:p>
      </dsp:txBody>
      <dsp:txXfrm>
        <a:off x="3112617" y="768096"/>
        <a:ext cx="658368" cy="658368"/>
      </dsp:txXfrm>
    </dsp:sp>
    <dsp:sp modelId="{037CD32C-E118-447A-BD05-56AD37442327}">
      <dsp:nvSpPr>
        <dsp:cNvPr id="0" name=""/>
        <dsp:cNvSpPr/>
      </dsp:nvSpPr>
      <dsp:spPr>
        <a:xfrm>
          <a:off x="2322576" y="1558137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Sunday</a:t>
          </a:r>
        </a:p>
      </dsp:txBody>
      <dsp:txXfrm>
        <a:off x="2322576" y="1558137"/>
        <a:ext cx="658368" cy="658368"/>
      </dsp:txXfrm>
    </dsp:sp>
    <dsp:sp modelId="{99D42415-A1B2-4367-92B9-E38772BB440B}">
      <dsp:nvSpPr>
        <dsp:cNvPr id="0" name=""/>
        <dsp:cNvSpPr/>
      </dsp:nvSpPr>
      <dsp:spPr>
        <a:xfrm>
          <a:off x="1532534" y="768096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Thursday</a:t>
          </a:r>
        </a:p>
      </dsp:txBody>
      <dsp:txXfrm>
        <a:off x="1532534" y="768096"/>
        <a:ext cx="658368" cy="6583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Days of the Week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