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44546A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4BAC3"/>
                <w:sz w:val="18"/>
              </w:rPr>
              <w:t>CURRICULUM VITAE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Lee David - Marketing Specialist</w:t>
            </w:r>
          </w:p>
          <w:p>
            <w:r>
              <w:rPr>
                <w:i/>
                <w:color w:val="D0D4D9"/>
                <w:sz w:val="24"/>
              </w:rPr>
              <w:t>Lucerne Publishing</w:t>
            </w:r>
          </w:p>
        </w:tc>
      </w:tr>
    </w:tbl>
    <w:p/>
    <w:tbl>
      <w:tblPr>
        <w:tblW w:type="auto" w:w="0"/>
        <w:tblBorders>
          <w:top w:val="single" w:sz="4" w:space="0" w:color="A1A9B4"/>
          <w:left w:val="single" w:sz="4" w:space="0" w:color="A1A9B4"/>
          <w:bottom w:val="single" w:sz="4" w:space="0" w:color="A1A9B4"/>
          <w:right w:val="single" w:sz="4" w:space="0" w:color="A1A9B4"/>
          <w:insideH w:val="single" w:sz="4" w:space="0" w:color="A1A9B4"/>
          <w:insideV w:val="single" w:sz="4" w:space="0" w:color="A1A9B4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Email</w:t>
            </w:r>
          </w:p>
        </w:tc>
        <w:tc>
          <w:tcPr>
            <w:tcW w:type="dxa" w:w="6768"/>
          </w:tcPr>
          <w:p>
            <w:r>
              <w:t>lee.david@live.com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Phone</w:t>
            </w:r>
          </w:p>
        </w:tc>
        <w:tc>
          <w:tcPr>
            <w:tcW w:type="dxa" w:w="6768"/>
          </w:tcPr>
          <w:p>
            <w:r>
              <w:t>0909 123 456</w:t>
            </w:r>
          </w:p>
        </w:tc>
      </w:tr>
      <w:tr>
        <w:tc>
          <w:tcPr>
            <w:tcW w:type="dxa" w:w="2592"/>
            <w:shd w:val="clear" w:color="auto" w:fill="E2E5E8"/>
          </w:tcPr>
          <w:p>
            <w:r>
              <w:rPr>
                <w:b/>
                <w:color w:val="44546A"/>
              </w:rPr>
              <w:t>Location</w:t>
            </w:r>
          </w:p>
        </w:tc>
        <w:tc>
          <w:tcPr>
            <w:tcW w:type="dxa" w:w="6768"/>
          </w:tcPr>
          <w:p>
            <w:r>
              <w:t>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Objective</w:t>
      </w:r>
    </w:p>
    <w:p>
      <w:r xmlns:a="http://schemas.openxmlformats.org/drawingml/2006/main">
        <w:rPr>
          <w:b/>
          <w:rPrChange w:id="901" w:author="Tran Thi Mai" w:date="2026-09-20T09:00:00Z">
            <w:rPr/>
          </w:rPrChange>
        </w:rPr>
        <w:t xml:space="preserve">Creative marketing specialist</w:t>
      </w:r>
      <w:r xmlns:a="http://schemas.openxmlformats.org/drawingml/2006/main">
        <w:t xml:space="preserve"> with six years of experience in digital campaigns, content strategy, and international brand management.</w:t>
      </w:r>
    </w:p>
    <w:p>
      <w:r xmlns:a="http://schemas.openxmlformats.org/drawingml/2006/main">
        <w:t xml:space="preserve">Seeking a senior role where I can lead a team and grow the online presence of a publishing company.</w:t>
      </w:r>
    </w:p>
    <w:p>
      <w:pPr>
        <w:pStyle w:val="Heading1"/>
      </w:pPr>
      <w:r xmlns:a="http://schemas.openxmlformats.org/drawingml/2006/main">
        <w:t xml:space="preserve">Marketing Specialist</w:t>
      </w:r>
    </w:p>
    <w:p>
      <w:r xmlns:a="http://schemas.openxmlformats.org/drawingml/2006/main">
        <w:t xml:space="preserve">Lucerne Publishing, 2021 - Present. Planned and </w:t>
      </w:r>
      <w:commentRangeStart w:id="0"/>
      <w:r>
        <w:t>managed social media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campaigns for more than forty book launches.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2E5E8"/>
                        </a:solidFill>
                        <a:ln w="12700">
                          <a:solidFill>
                            <a:srgbClr val="E2E5E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44546A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4546A"/>
                                <w:sz w:val="28"/>
                              </w:rPr>
                              <w:t xml:space="preserve">Did you know? Campaign planning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Increased website traffic by 65 percent and newsletter subscribers by 40 percent in two years.</w:t>
      </w:r>
    </w:p>
    <w:p>
      <w:pPr>
        <w:pStyle w:val="Heading1"/>
      </w:pPr>
      <w:r xmlns:a="http://schemas.openxmlformats.org/drawingml/2006/main">
        <w:t xml:space="preserve">Marketing Assistant</w:t>
      </w:r>
    </w:p>
    <w:p>
      <w:r xmlns:a="http://schemas.openxmlformats.org/drawingml/2006/main">
        <w:t xml:space="preserve">Contoso Media, 2018 - 2021. Wrote product descriptions, prepared reports, and supported trade show events</w:t>
      </w:r>
      <w:ins xmlns:a="http://schemas.openxmlformats.org/drawingml/2006/main" w:id="902" w:author="Tran Thi Mai" w:date="2026-09-20T09:00:00Z">
        <w:r>
          <w:t xml:space="preserve"> for all customers</w:t>
        </w:r>
      </w:ins>
      <w:r xmlns:a="http://schemas.openxmlformats.org/drawingml/2006/main">
        <w:t xml:space="preserve">.</w:t>
      </w:r>
    </w:p>
    <w:p>
      <w:r xmlns:a="http://schemas.openxmlformats.org/drawingml/2006/main">
        <w:t xml:space="preserve">Coordinated a customer survey that helped the company redesign its main product line.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Resume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Education</w:t>
      </w:r>
    </w:p>
    <w:p>
      <w:r xmlns:a="http://schemas.openxmlformats.org/drawingml/2006/main">
        <w:t xml:space="preserve">Bachelor of Business Administration, University of Economics, Ho Chi Minh City, 2018.</w:t>
      </w:r>
    </w:p>
    <w:p>
      <w:r xmlns:a="http://schemas.openxmlformats.org/drawingml/2006/main">
        <w:t xml:space="preserve">Completed an exchange semester in </w:t>
      </w:r>
      <w:del xmlns:a="http://schemas.openxmlformats.org/drawingml/2006/main" w:id="903" w:author="Tran Thi Mai" w:date="2026-09-20T09:00:00Z">
        <w:r>
          <w:delText xml:space="preserve">Singapore focused</w:delText>
        </w:r>
      </w:del>
      <w:r xmlns:a="http://schemas.openxmlformats.org/drawingml/2006/main">
        <w:t xml:space="preserve"> on international marketing.</w:t>
      </w:r>
    </w:p>
    <w:p>
      <w:pPr>
        <w:pStyle w:val="Heading1"/>
      </w:pPr>
      <w:r xmlns:a="http://schemas.openxmlformats.org/drawingml/2006/main">
        <w:t xml:space="preserve">Skills</w:t>
      </w:r>
    </w:p>
    <w:p>
      <w:r xmlns:a="http://schemas.openxmlformats.org/drawingml/2006/main">
        <w:t xml:space="preserve">Digital marketing, content writing, search engine optimization, data analysis, and project management.</w:t>
      </w:r>
    </w:p>
    <w:p>
      <w:r xmlns:a="http://schemas.openxmlformats.org/drawingml/2006/main">
        <w:t xml:space="preserve">Fluent in Vietnamese and English; intermediate Japanese.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44546A"/>
          </w:tcPr>
          <w:p>
            <w:r>
              <w:rPr>
                <w:b/>
                <w:color w:val="FFFFFF"/>
              </w:rPr>
              <w:t>Years</w:t>
            </w:r>
          </w:p>
        </w:tc>
      </w:tr>
      <w:tr>
        <w:tc>
          <w:tcPr>
            <w:tcW w:type="dxa" w:w="3120"/>
          </w:tcPr>
          <w:p>
            <w:r>
              <w:t>Social media</w:t>
            </w:r>
          </w:p>
        </w:tc>
        <w:tc>
          <w:tcPr>
            <w:tcW w:type="dxa" w:w="3120"/>
          </w:tcPr>
          <w:p>
            <w:r>
              <w:t>Digital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SEO</w:t>
            </w:r>
          </w:p>
        </w:tc>
        <w:tc>
          <w:tcPr>
            <w:tcW w:type="dxa" w:w="3120"/>
            <w:shd w:val="clear" w:color="auto" w:fill="E8EAED"/>
          </w:tcPr>
          <w:p>
            <w:r>
              <w:t>Digital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Copywriting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Budget planning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Video editing</w:t>
            </w:r>
          </w:p>
        </w:tc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8EAED"/>
          </w:tcPr>
          <w:p>
            <w:r>
              <w:t>Team leadership</w:t>
            </w:r>
          </w:p>
        </w:tc>
        <w:tc>
          <w:tcPr>
            <w:tcW w:type="dxa" w:w="3120"/>
            <w:shd w:val="clear" w:color="auto" w:fill="E8EAED"/>
          </w:tcPr>
          <w:p>
            <w:r>
              <w:t>Management</w:t>
            </w:r>
          </w:p>
        </w:tc>
        <w:tc>
          <w:tcPr>
            <w:tcW w:type="dxa" w:w="3120"/>
            <w:shd w:val="clear" w:color="auto" w:fill="E8EAED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years by skill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Contact</w:t>
      </w:r>
    </w:p>
    <w:p>
      <w:r xmlns:a="http://schemas.openxmlformats.org/drawingml/2006/main">
        <w:t xml:space="preserve">Email: lee.david@live.com | Phone: 0909 123 456 | Ho Chi Minh 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3" name="Picture 5003" descr="Lucerne Publish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Lucerne Publishing</w:t>
      </w:r>
    </w:p>
    <w:p>
      <w:r xmlns:a="http://schemas.openxmlformats.org/drawingml/2006/main">
        <w:t xml:space="preserve">References are available on request.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9:33:34Z">
    <w:p>
      <w:pPr>
        <w:pStyle w:val="CommentText"/>
      </w:pPr>
      <w:r>
        <w:rPr>
          <w:rStyle w:val="CommentReference"/>
        </w:rPr>
        <w:annotationRef/>
      </w:r>
      <w:r>
        <w:t>Please verify this information.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Lucerne Publishing  |  Lee David - Marketing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image" Target="media/image1.png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Years by Skill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Years</c:v>
                </c:pt>
              </c:strCache>
            </c:strRef>
          </c:tx>
          <c:spPr>
            <a:solidFill>
              <a:srgbClr val="44546A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Social media</c:v>
                </c:pt>
                <c:pt idx="1">
                  <c:v>SEO</c:v>
                </c:pt>
                <c:pt idx="2">
                  <c:v>Copywriting</c:v>
                </c:pt>
                <c:pt idx="3">
                  <c:v>Budget planning</c:v>
                </c:pt>
                <c:pt idx="4">
                  <c:v>Video editing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6.0</c:v>
                </c:pt>
                <c:pt idx="1">
                  <c:v>4.0</c:v>
                </c:pt>
                <c:pt idx="2">
                  <c:v>6.0</c:v>
                </c:pt>
                <c:pt idx="3">
                  <c:v>3.0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AACF1F4-E251-497C-9EE0-ABFAB2D7A971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583DFCA-D34E-4E29-8ABF-9467C1ED5E52}">
      <dgm:prSet phldrT="[Text]"/>
      <dgm:spPr/>
      <dgm:t>
        <a:bodyPr/>
        <a:lstStyle/>
        <a:p>
          <a:r>
            <a:rPr lang="en-US" dirty="0"/>
            <a:t>Campaign planning</a:t>
          </a:r>
        </a:p>
      </dgm:t>
    </dgm:pt>
    <dgm:pt modelId="{63599600-43AB-4609-A4EA-511B89FBF880}" type="parTrans" cxnId="{34653A15-D129-4634-A176-4922791326A3}">
      <dgm:prSet/>
      <dgm:spPr/>
      <dgm:t>
        <a:bodyPr/>
        <a:lstStyle/>
        <a:p>
          <a:endParaRPr lang="en-US"/>
        </a:p>
      </dgm:t>
    </dgm:pt>
    <dgm:pt modelId="{067F67CB-0F32-42C7-82A7-3330E6335CB6}" type="sibTrans" cxnId="{34653A15-D129-4634-A176-4922791326A3}">
      <dgm:prSet/>
      <dgm:spPr/>
      <dgm:t>
        <a:bodyPr/>
        <a:lstStyle/>
        <a:p>
          <a:endParaRPr lang="en-US"/>
        </a:p>
      </dgm:t>
    </dgm:pt>
    <dgm:pt modelId="{C3A0646A-CE9E-436A-A275-D00673FA57B9}">
      <dgm:prSet phldrT="[Text]"/>
      <dgm:spPr/>
      <dgm:t>
        <a:bodyPr/>
        <a:lstStyle/>
        <a:p>
          <a:r>
            <a:rPr lang="en-US" dirty="0"/>
            <a:t>Content writing</a:t>
          </a:r>
        </a:p>
      </dgm:t>
    </dgm:pt>
    <dgm:pt modelId="{80941822-3C3A-4566-BC54-A0EEA590C97D}" type="parTrans" cxnId="{5F245BC1-260E-43E1-914B-9B2B36C7111C}">
      <dgm:prSet/>
      <dgm:spPr/>
      <dgm:t>
        <a:bodyPr/>
        <a:lstStyle/>
        <a:p>
          <a:endParaRPr lang="en-US"/>
        </a:p>
      </dgm:t>
    </dgm:pt>
    <dgm:pt modelId="{C7E78E09-0CFA-4A31-9E6E-489FC11A9AFC}" type="sibTrans" cxnId="{5F245BC1-260E-43E1-914B-9B2B36C7111C}">
      <dgm:prSet/>
      <dgm:spPr/>
      <dgm:t>
        <a:bodyPr/>
        <a:lstStyle/>
        <a:p>
          <a:endParaRPr lang="en-US"/>
        </a:p>
      </dgm:t>
    </dgm:pt>
    <dgm:pt modelId="{B0BE657C-848F-4AC9-9BD9-3FFF5B037F8E}">
      <dgm:prSet phldrT="[Text]"/>
      <dgm:spPr/>
      <dgm:t>
        <a:bodyPr/>
        <a:lstStyle/>
        <a:p>
          <a:r>
            <a:rPr lang="en-US" dirty="0"/>
            <a:t>SEO</a:t>
          </a:r>
        </a:p>
      </dgm:t>
    </dgm:pt>
    <dgm:pt modelId="{B319E6FC-BF8E-422C-AC19-1F91B91A4703}" type="parTrans" cxnId="{9E296FE5-B53D-4C08-BCD7-AC4DC8FBB592}">
      <dgm:prSet/>
      <dgm:spPr/>
      <dgm:t>
        <a:bodyPr/>
        <a:lstStyle/>
        <a:p>
          <a:endParaRPr lang="en-US"/>
        </a:p>
      </dgm:t>
    </dgm:pt>
    <dgm:pt modelId="{5BAE31DA-F646-432F-9E5F-3928F647A53A}" type="sibTrans" cxnId="{9E296FE5-B53D-4C08-BCD7-AC4DC8FBB592}">
      <dgm:prSet/>
      <dgm:spPr/>
      <dgm:t>
        <a:bodyPr/>
        <a:lstStyle/>
        <a:p>
          <a:endParaRPr lang="en-US"/>
        </a:p>
      </dgm:t>
    </dgm:pt>
    <dgm:pt modelId="{281AC3C2-C620-49A6-8BB6-F8377B65E702}">
      <dgm:prSet phldrT="[Text]"/>
      <dgm:spPr/>
      <dgm:t>
        <a:bodyPr/>
        <a:lstStyle/>
        <a:p>
          <a:r>
            <a:rPr lang="en-US" dirty="0"/>
            <a:t>Data analysis</a:t>
          </a:r>
        </a:p>
      </dgm:t>
    </dgm:pt>
    <dgm:pt modelId="{F4B09E0C-62F7-4C77-A69B-A8CA318E9184}" type="parTrans" cxnId="{B9B2144C-859C-4447-9020-A382DCECB30C}">
      <dgm:prSet/>
      <dgm:spPr/>
      <dgm:t>
        <a:bodyPr/>
        <a:lstStyle/>
        <a:p>
          <a:endParaRPr lang="en-US"/>
        </a:p>
      </dgm:t>
    </dgm:pt>
    <dgm:pt modelId="{DD4D7BD8-0E5D-4DBD-AC81-CA5846058D31}" type="sibTrans" cxnId="{B9B2144C-859C-4447-9020-A382DCECB30C}">
      <dgm:prSet/>
      <dgm:spPr/>
      <dgm:t>
        <a:bodyPr/>
        <a:lstStyle/>
        <a:p>
          <a:endParaRPr lang="en-US"/>
        </a:p>
      </dgm:t>
    </dgm:pt>
  </dgm:ptLst>
  <dgm:cxnLst>
    <dgm:cxn modelId="{34653A15-D129-4634-A176-4922791326A3}" srcId="{7AACF1F4-E251-497C-9EE0-ABFAB2D7A971}" destId="{F583DFCA-D34E-4E29-8ABF-9467C1ED5E52}" srcOrd="0" destOrd="0" parTransId="{63599600-43AB-4609-A4EA-511B89FBF880}" sibTransId="{067F67CB-0F32-42C7-82A7-3330E6335CB6}"/>
    <dgm:cxn modelId="{5F245BC1-260E-43E1-914B-9B2B36C7111C}" srcId="{7AACF1F4-E251-497C-9EE0-ABFAB2D7A971}" destId="{C3A0646A-CE9E-436A-A275-D00673FA57B9}" srcOrd="1" destOrd="0" parTransId="{80941822-3C3A-4566-BC54-A0EEA590C97D}" sibTransId="{C7E78E09-0CFA-4A31-9E6E-489FC11A9AFC}"/>
    <dgm:cxn modelId="{9E296FE5-B53D-4C08-BCD7-AC4DC8FBB592}" srcId="{7AACF1F4-E251-497C-9EE0-ABFAB2D7A971}" destId="{B0BE657C-848F-4AC9-9BD9-3FFF5B037F8E}" srcOrd="2" destOrd="0" parTransId="{B319E6FC-BF8E-422C-AC19-1F91B91A4703}" sibTransId="{5BAE31DA-F646-432F-9E5F-3928F647A53A}"/>
    <dgm:cxn modelId="{B9B2144C-859C-4447-9020-A382DCECB30C}" srcId="{7AACF1F4-E251-497C-9EE0-ABFAB2D7A971}" destId="{281AC3C2-C620-49A6-8BB6-F8377B65E702}" srcOrd="3" destOrd="0" parTransId="{F4B09E0C-62F7-4C77-A69B-A8CA318E9184}" sibTransId="{DD4D7BD8-0E5D-4DBD-AC81-CA5846058D3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83DFCA-D34E-4E29-8ABF-9467C1ED5E52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Campaign planning</a:t>
          </a:r>
        </a:p>
      </dsp:txBody>
      <dsp:txXfrm>
        <a:off x="0" y="614660"/>
        <a:ext cx="1206551" cy="965240"/>
      </dsp:txXfrm>
    </dsp:sp>
    <dsp:sp modelId="{C3A0646A-CE9E-436A-A275-D00673FA57B9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Content writing</a:t>
          </a:r>
        </a:p>
      </dsp:txBody>
      <dsp:txXfrm>
        <a:off x="1365656" y="614660"/>
        <a:ext cx="1206551" cy="965240"/>
      </dsp:txXfrm>
    </dsp:sp>
    <dsp:sp modelId="{B0BE657C-848F-4AC9-9BD9-3FFF5B037F8E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SEO</a:t>
          </a:r>
        </a:p>
      </dsp:txBody>
      <dsp:txXfrm>
        <a:off x="2731312" y="614660"/>
        <a:ext cx="1206551" cy="965240"/>
      </dsp:txXfrm>
    </dsp:sp>
    <dsp:sp modelId="{281AC3C2-C620-49A6-8BB6-F8377B65E702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Data analysis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 David - Marketing Specialist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