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C5A2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D1BDAA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Mountain Adventure Guide</w:t>
            </w:r>
          </w:p>
          <w:p>
            <w:r>
              <w:rPr>
                <w:i/>
                <w:color w:val="E2D5CA"/>
                <w:sz w:val="24"/>
              </w:rPr>
              <w:t>Highland Adventures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Highland Adventures </w:t>
      </w:r>
      <w:del xmlns:a="http://schemas.openxmlformats.org/drawingml/2006/main" w:id="901" w:author="Tran Thi Mai" w:date="2026-09-20T09:00:00Z">
        <w:r>
          <w:delText xml:space="preserve">offers rock climbing</w:delText>
        </w:r>
      </w:del>
      <w:r xmlns:a="http://schemas.openxmlformats.org/drawingml/2006/main">
        <w:t xml:space="preserve">, hiking, and off-road driving trips in the mountains of northern Vietnam.</w:t>
      </w:r>
    </w:p>
    <w:p>
      <w:r xmlns:a="http://schemas.openxmlformats.org/drawingml/2006/main">
        <w:t xml:space="preserve">Every trip is led by certified guides who know the local routes, weather, and safety rules.</w:t>
      </w:r>
    </w:p>
    <w:p>
      <w:pPr>
        <w:pStyle w:val="Heading1"/>
      </w:pPr>
      <w:r xmlns:a="http://schemas.openxmlformats.org/drawingml/2006/main">
        <w:t xml:space="preserve">Climbing Basics</w:t>
      </w:r>
    </w:p>
    <w:p>
      <w:r xmlns:a="http://schemas.openxmlformats.org/drawingml/2006/main">
        <w:t xml:space="preserve">Beginners start on short walls with top-rope protection. Guides teach knots, belaying, and safe communication between climbers.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DE6DF"/>
                        </a:solidFill>
                        <a:ln w="12700">
                          <a:solidFill>
                            <a:srgbClr val="EDE6D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C5A2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C5A2B"/>
                                <w:sz w:val="28"/>
                              </w:rPr>
                              <w:t xml:space="preserve">Remember: Helmet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After three sessions, most participants are ready to climb outdoor routes of moderate difficulty.</w:t>
      </w:r>
    </w:p>
    <w:p>
      <w:pPr>
        <w:pStyle w:val="Heading1"/>
      </w:pPr>
      <w:r xmlns:a="http://schemas.openxmlformats.org/drawingml/2006/main">
        <w:t xml:space="preserve">Rock Crawling</w:t>
      </w:r>
    </w:p>
    <w:p>
      <w:r xmlns:a="http://schemas.openxmlformats.org/drawingml/2006/main">
        <w:t xml:space="preserve">Rock crawling is a slow and technical form of off-road driving. Drivers move specially modified vehicles over large boulders and steep slopes.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02" name="Picture 102" descr="Highland Adventure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Highland Adventures</w:t>
      </w:r>
    </w:p>
    <w:p>
      <w:r xmlns:a="http://schemas.openxmlformats.org/drawingml/2006/main">
        <w:t xml:space="preserve">Highland Adventures provides vehicles, helmets, and radios for every participant.</w:t>
      </w:r>
    </w:p>
    <w:p>
      <w:pPr>
        <w:pStyle w:val="Heading1"/>
      </w:pPr>
      <w:r xmlns:a="http://schemas.openxmlformats.org/drawingml/2006/main">
        <w:t xml:space="preserve">Base Camp</w:t>
      </w:r>
    </w:p>
    <w:p>
      <w:r xmlns:a="http://schemas.openxmlformats.org/drawingml/2006/main">
        <w:t xml:space="preserve">Our base camp is located near Sa Pa, a home rule town surrounded by rice terraces and high peaks</w:t>
      </w:r>
      <w:ins xmlns:a="http://schemas.openxmlformats.org/drawingml/2006/main" w:id="902" w:author="Tran Thi Mai" w:date="2026-09-20T09:00:00Z">
        <w:r>
          <w:t xml:space="preserve"> for all customers</w:t>
        </w:r>
      </w:ins>
      <w:r xmlns:a="http://schemas.openxmlformats.org/drawingml/2006/main">
        <w:t xml:space="preserve">.</w:t>
      </w:r>
    </w:p>
    <w:p>
      <w:r xmlns:a="http://schemas.openxmlformats.org/drawingml/2006/main">
        <w:t xml:space="preserve">The camp offers comfortable tents, hot showers, and meals prepared with local ingredients.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Length (km)</w:t>
            </w:r>
          </w:p>
        </w:tc>
      </w:tr>
      <w:tr>
        <w:tc>
          <w:tcPr>
            <w:tcW w:type="dxa" w:w="3120"/>
          </w:tcPr>
          <w:p>
            <w:r>
              <w:t>Fansipan Trail</w:t>
            </w:r>
          </w:p>
        </w:tc>
        <w:tc>
          <w:tcPr>
            <w:tcW w:type="dxa" w:w="3120"/>
          </w:tcPr>
          <w:p>
            <w:r>
              <w:t>Hard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Cat Cat Loop</w:t>
            </w:r>
          </w:p>
        </w:tc>
        <w:tc>
          <w:tcPr>
            <w:tcW w:type="dxa" w:w="3120"/>
            <w:shd w:val="clear" w:color="auto" w:fill="F1EBE5"/>
          </w:tcPr>
          <w:p>
            <w:r>
              <w:t>Easy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O Quy Ho Pass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Ta Van Valley</w:t>
            </w:r>
          </w:p>
        </w:tc>
        <w:tc>
          <w:tcPr>
            <w:tcW w:type="dxa" w:w="3120"/>
            <w:shd w:val="clear" w:color="auto" w:fill="F1EBE5"/>
          </w:tcPr>
          <w:p>
            <w:r>
              <w:t>Easy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Lao Chai Ridge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Silver Falls Climb</w:t>
            </w:r>
          </w:p>
        </w:tc>
        <w:tc>
          <w:tcPr>
            <w:tcW w:type="dxa" w:w="3120"/>
            <w:shd w:val="clear" w:color="auto" w:fill="F1EBE5"/>
          </w:tcPr>
          <w:p>
            <w:r>
              <w:t>Hard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length (km) by route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Equipment</w:t>
      </w:r>
    </w:p>
    <w:p>
      <w:r xmlns:a="http://schemas.openxmlformats.org/drawingml/2006/main">
        <w:t xml:space="preserve">Participants should bring sturdy shoes, warm clothing, a rain jacket, and a water bottle. All technical equipment is provided.</w:t>
      </w:r>
    </w:p>
    <w:p>
      <w:r xmlns:a="http://schemas.openxmlformats.org/drawingml/2006/main">
        <w:t xml:space="preserve">Equipment is inspected before every trip and replaced regularly.</w:t>
      </w:r>
    </w:p>
    <w:p>
      <w:pPr>
        <w:pStyle w:val="Heading1"/>
      </w:pPr>
      <w:r xmlns:a="http://schemas.openxmlformats.org/drawingml/2006/main">
        <w:t xml:space="preserve">Mountain Locations Price</w:t>
      </w:r>
    </w:p>
    <w:p>
      <w:r xmlns:a="http://schemas.openxmlformats.org/drawingml/2006/main">
        <w:t xml:space="preserve">Prices depend on the location, the length of the trip, and the equipment required.</w:t>
      </w:r>
    </w:p>
    <w:p>
      <w:r xmlns:a="http://schemas.openxmlformats.org/drawingml/2006/main">
        <w:t xml:space="preserve">Discounts are available for students and for groups of more than </w:t>
      </w:r>
      <w:r xmlns:a="http://schemas.openxmlformats.org/drawingml/2006/main">
        <w:rPr>
          <w:b/>
          <w:rPrChange w:id="903" w:author="Tran Thi Mai" w:date="2026-09-20T09:00:00Z">
            <w:rPr/>
          </w:rPrChange>
        </w:rPr>
        <w:t xml:space="preserve">six people</w:t>
      </w:r>
      <w:r xmlns:a="http://schemas.openxmlformats.org/drawingml/2006/main">
        <w:t xml:space="preserve">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ock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Highland Adventures  |  Mountain Adventure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Length (km) by Route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Length (km)</c:v>
                </c:pt>
              </c:strCache>
            </c:strRef>
          </c:tx>
          <c:spPr>
            <a:solidFill>
              <a:srgbClr val="8C5A2B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Fansipan Trail</c:v>
                </c:pt>
                <c:pt idx="1">
                  <c:v>Cat Cat Loop</c:v>
                </c:pt>
                <c:pt idx="2">
                  <c:v>O Quy Ho Pass</c:v>
                </c:pt>
                <c:pt idx="3">
                  <c:v>Ta Van Valley</c:v>
                </c:pt>
                <c:pt idx="4">
                  <c:v>Lao Chai Ridge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19.0</c:v>
                </c:pt>
                <c:pt idx="1">
                  <c:v>6.0</c:v>
                </c:pt>
                <c:pt idx="2">
                  <c:v>12.0</c:v>
                </c:pt>
                <c:pt idx="3">
                  <c:v>9.0</c:v>
                </c:pt>
                <c:pt idx="4">
                  <c:v>14.0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7FAB70-9BFC-48C9-9219-57FA4E6C0D8C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3D9BBCA-52D5-4036-9BA8-05D96A1C3612}">
      <dgm:prSet phldrT="[Text]"/>
      <dgm:spPr/>
      <dgm:t>
        <a:bodyPr/>
        <a:lstStyle/>
        <a:p>
          <a:r>
            <a:rPr lang="en-US" dirty="0"/>
            <a:t>Helmet</a:t>
          </a:r>
        </a:p>
      </dgm:t>
    </dgm:pt>
    <dgm:pt modelId="{2DD71406-3FC1-4DDD-927D-14E8367DBFE4}" type="parTrans" cxnId="{54D7EB92-D459-4865-BF62-B0A7DEAA370D}">
      <dgm:prSet/>
      <dgm:spPr/>
      <dgm:t>
        <a:bodyPr/>
        <a:lstStyle/>
        <a:p>
          <a:endParaRPr lang="en-US"/>
        </a:p>
      </dgm:t>
    </dgm:pt>
    <dgm:pt modelId="{05226C84-897B-4B73-9EC8-A6EC0DCBA0AF}" type="sibTrans" cxnId="{54D7EB92-D459-4865-BF62-B0A7DEAA370D}">
      <dgm:prSet/>
      <dgm:spPr/>
      <dgm:t>
        <a:bodyPr/>
        <a:lstStyle/>
        <a:p>
          <a:endParaRPr lang="en-US"/>
        </a:p>
      </dgm:t>
    </dgm:pt>
    <dgm:pt modelId="{B1273366-75F8-4E97-ADBE-40C48A259308}">
      <dgm:prSet phldrT="[Text]"/>
      <dgm:spPr/>
      <dgm:t>
        <a:bodyPr/>
        <a:lstStyle/>
        <a:p>
          <a:r>
            <a:rPr lang="en-US" dirty="0"/>
            <a:t>Harness</a:t>
          </a:r>
        </a:p>
      </dgm:t>
    </dgm:pt>
    <dgm:pt modelId="{EA83D0CF-55B6-4068-99E2-D0277CA0C441}" type="parTrans" cxnId="{97A1790F-620A-4710-A19A-C285542CF228}">
      <dgm:prSet/>
      <dgm:spPr/>
      <dgm:t>
        <a:bodyPr/>
        <a:lstStyle/>
        <a:p>
          <a:endParaRPr lang="en-US"/>
        </a:p>
      </dgm:t>
    </dgm:pt>
    <dgm:pt modelId="{8751DBA3-39F3-468E-85CA-D896D5626264}" type="sibTrans" cxnId="{97A1790F-620A-4710-A19A-C285542CF228}">
      <dgm:prSet/>
      <dgm:spPr/>
      <dgm:t>
        <a:bodyPr/>
        <a:lstStyle/>
        <a:p>
          <a:endParaRPr lang="en-US"/>
        </a:p>
      </dgm:t>
    </dgm:pt>
    <dgm:pt modelId="{704E0F1E-7340-4671-A700-4A4B838BF749}">
      <dgm:prSet phldrT="[Text]"/>
      <dgm:spPr/>
      <dgm:t>
        <a:bodyPr/>
        <a:lstStyle/>
        <a:p>
          <a:r>
            <a:rPr lang="en-US" dirty="0"/>
            <a:t>Climbing shoes</a:t>
          </a:r>
        </a:p>
      </dgm:t>
    </dgm:pt>
    <dgm:pt modelId="{6697A16E-12D8-431B-8632-2A553A2B2062}" type="parTrans" cxnId="{5EC2B496-DC2B-47D3-A478-9BD1D696F02D}">
      <dgm:prSet/>
      <dgm:spPr/>
      <dgm:t>
        <a:bodyPr/>
        <a:lstStyle/>
        <a:p>
          <a:endParaRPr lang="en-US"/>
        </a:p>
      </dgm:t>
    </dgm:pt>
    <dgm:pt modelId="{F2823347-D82D-4D75-B406-651BA8E5F85F}" type="sibTrans" cxnId="{5EC2B496-DC2B-47D3-A478-9BD1D696F02D}">
      <dgm:prSet/>
      <dgm:spPr/>
      <dgm:t>
        <a:bodyPr/>
        <a:lstStyle/>
        <a:p>
          <a:endParaRPr lang="en-US"/>
        </a:p>
      </dgm:t>
    </dgm:pt>
    <dgm:pt modelId="{35DF096C-B3A3-4DFF-817E-5167073946D6}">
      <dgm:prSet phldrT="[Text]"/>
      <dgm:spPr/>
      <dgm:t>
        <a:bodyPr/>
        <a:lstStyle/>
        <a:p>
          <a:r>
            <a:rPr lang="en-US" dirty="0"/>
            <a:t>Chalk bag</a:t>
          </a:r>
        </a:p>
      </dgm:t>
    </dgm:pt>
    <dgm:pt modelId="{D9B7FDDF-1E67-4084-920A-431721196E73}" type="parTrans" cxnId="{CE909C4A-DD85-4EE3-AD33-BA11431C91A0}">
      <dgm:prSet/>
      <dgm:spPr/>
      <dgm:t>
        <a:bodyPr/>
        <a:lstStyle/>
        <a:p>
          <a:endParaRPr lang="en-US"/>
        </a:p>
      </dgm:t>
    </dgm:pt>
    <dgm:pt modelId="{16A718BE-04D5-473F-B434-05800ED1D418}" type="sibTrans" cxnId="{CE909C4A-DD85-4EE3-AD33-BA11431C91A0}">
      <dgm:prSet/>
      <dgm:spPr/>
      <dgm:t>
        <a:bodyPr/>
        <a:lstStyle/>
        <a:p>
          <a:endParaRPr lang="en-US"/>
        </a:p>
      </dgm:t>
    </dgm:pt>
    <dgm:pt modelId="{AA43C7BF-0182-4A06-BECC-2812E1B24311}">
      <dgm:prSet phldrT="[Text]"/>
      <dgm:spPr/>
      <dgm:t>
        <a:bodyPr/>
        <a:lstStyle/>
        <a:p>
          <a:r>
            <a:rPr lang="en-US" dirty="0"/>
            <a:t>Rope</a:t>
          </a:r>
        </a:p>
      </dgm:t>
    </dgm:pt>
    <dgm:pt modelId="{F732FF20-E651-441B-8244-9D080B1DB064}" type="parTrans" cxnId="{054FD03C-B1AC-44A3-B1D7-A6170313122A}">
      <dgm:prSet/>
      <dgm:spPr/>
      <dgm:t>
        <a:bodyPr/>
        <a:lstStyle/>
        <a:p>
          <a:endParaRPr lang="en-US"/>
        </a:p>
      </dgm:t>
    </dgm:pt>
    <dgm:pt modelId="{3C9D519D-B930-4760-9201-44EC3DE5CC5A}" type="sibTrans" cxnId="{054FD03C-B1AC-44A3-B1D7-A6170313122A}">
      <dgm:prSet/>
      <dgm:spPr/>
      <dgm:t>
        <a:bodyPr/>
        <a:lstStyle/>
        <a:p>
          <a:endParaRPr lang="en-US"/>
        </a:p>
      </dgm:t>
    </dgm:pt>
  </dgm:ptLst>
  <dgm:cxnLst>
    <dgm:cxn modelId="{54D7EB92-D459-4865-BF62-B0A7DEAA370D}" srcId="{FA7FAB70-9BFC-48C9-9219-57FA4E6C0D8C}" destId="{83D9BBCA-52D5-4036-9BA8-05D96A1C3612}" srcOrd="0" destOrd="0" parTransId="{2DD71406-3FC1-4DDD-927D-14E8367DBFE4}" sibTransId="{05226C84-897B-4B73-9EC8-A6EC0DCBA0AF}"/>
    <dgm:cxn modelId="{97A1790F-620A-4710-A19A-C285542CF228}" srcId="{FA7FAB70-9BFC-48C9-9219-57FA4E6C0D8C}" destId="{B1273366-75F8-4E97-ADBE-40C48A259308}" srcOrd="1" destOrd="0" parTransId="{EA83D0CF-55B6-4068-99E2-D0277CA0C441}" sibTransId="{8751DBA3-39F3-468E-85CA-D896D5626264}"/>
    <dgm:cxn modelId="{5EC2B496-DC2B-47D3-A478-9BD1D696F02D}" srcId="{FA7FAB70-9BFC-48C9-9219-57FA4E6C0D8C}" destId="{704E0F1E-7340-4671-A700-4A4B838BF749}" srcOrd="2" destOrd="0" parTransId="{6697A16E-12D8-431B-8632-2A553A2B2062}" sibTransId="{F2823347-D82D-4D75-B406-651BA8E5F85F}"/>
    <dgm:cxn modelId="{CE909C4A-DD85-4EE3-AD33-BA11431C91A0}" srcId="{FA7FAB70-9BFC-48C9-9219-57FA4E6C0D8C}" destId="{35DF096C-B3A3-4DFF-817E-5167073946D6}" srcOrd="3" destOrd="0" parTransId="{D9B7FDDF-1E67-4084-920A-431721196E73}" sibTransId="{16A718BE-04D5-473F-B434-05800ED1D418}"/>
    <dgm:cxn modelId="{054FD03C-B1AC-44A3-B1D7-A6170313122A}" srcId="{FA7FAB70-9BFC-48C9-9219-57FA4E6C0D8C}" destId="{AA43C7BF-0182-4A06-BECC-2812E1B24311}" srcOrd="4" destOrd="0" parTransId="{F732FF20-E651-441B-8244-9D080B1DB064}" sibTransId="{3C9D519D-B930-4760-9201-44EC3DE5CC5A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D9BBCA-52D5-4036-9BA8-05D96A1C3612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Helmet</a:t>
          </a:r>
        </a:p>
      </dsp:txBody>
      <dsp:txXfrm>
        <a:off x="0" y="0"/>
        <a:ext cx="1661770" cy="997062"/>
      </dsp:txXfrm>
    </dsp:sp>
    <dsp:sp modelId="{B1273366-75F8-4E97-ADBE-40C48A259308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Harness</a:t>
          </a:r>
        </a:p>
      </dsp:txBody>
      <dsp:txXfrm>
        <a:off x="1820875" y="0"/>
        <a:ext cx="1661770" cy="997062"/>
      </dsp:txXfrm>
    </dsp:sp>
    <dsp:sp modelId="{704E0F1E-7340-4671-A700-4A4B838BF749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Climbing shoes</a:t>
          </a:r>
        </a:p>
      </dsp:txBody>
      <dsp:txXfrm>
        <a:off x="3641750" y="0"/>
        <a:ext cx="1661770" cy="997062"/>
      </dsp:txXfrm>
    </dsp:sp>
    <dsp:sp modelId="{35DF096C-B3A3-4DFF-817E-5167073946D6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Chalk bag</a:t>
          </a:r>
        </a:p>
      </dsp:txBody>
      <dsp:txXfrm>
        <a:off x="0" y="1156167"/>
        <a:ext cx="1661770" cy="997062"/>
      </dsp:txXfrm>
    </dsp:sp>
    <dsp:sp modelId="{AA43C7BF-0182-4A06-BECC-2812E1B24311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Rope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Mountain Adventure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