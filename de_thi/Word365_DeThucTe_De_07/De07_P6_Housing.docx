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833C0B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DB19D"/>
                <w:sz w:val="18"/>
              </w:rPr>
              <w:t>NEWSLETTER · ISSUE 17 · SEPTEMBER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Building Homes, Building Hope</w:t>
            </w:r>
          </w:p>
          <w:p>
            <w:r>
              <w:rPr>
                <w:i/>
                <w:color w:val="E0CEC2"/>
                <w:sz w:val="24"/>
              </w:rPr>
              <w:t>Habitat Homes Vietnam – Da Nang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The Need</w:t>
      </w:r>
    </w:p>
    <w:p>
      <w:r xmlns:a="http://schemas.openxmlformats.org/drawingml/2006/main">
        <w:t xml:space="preserve">The need for housing has increased dramatically over the past five years. Many families still live in unsafe homes.</w:t>
      </w:r>
    </w:p>
    <w:p>
      <w:r xmlns:a="http://schemas.openxmlformats.org/drawingml/2006/main">
        <w:t xml:space="preserve">Habitat Homes Vietnam works with communities to build simple, safe, and affordable houses.</w:t>
      </w:r>
    </w:p>
    <w:p>
      <w:pPr>
        <w:pStyle w:val="Heading1"/>
      </w:pPr>
      <w:r xmlns:a="http://schemas.openxmlformats.org/drawingml/2006/main">
        <w:t xml:space="preserve">Our Mission</w:t>
      </w:r>
    </w:p>
    <w:p>
      <w:r xmlns:a="http://schemas.openxmlformats.org/drawingml/2006/main">
        <w:t xml:space="preserve">Our mission is to make sure that every family has a decent place to live.</w:t>
      </w:r>
    </w:p>
    <w:p>
      <w:r xmlns:a="http://schemas.openxmlformats.org/drawingml/2006/main">
        <w:t xml:space="preserve">We work with volunteers, donors, and local governments to reach this goal.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Housing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Building with Heart</w:t>
      </w:r>
    </w:p>
    <w:p>
      <w:r xmlns:a="http://schemas.openxmlformats.org/drawingml/2006/main">
        <w:t xml:space="preserve">Habitat Homes Vietnam was founded in 1986 by a small group of volunteers.</w:t>
      </w:r>
    </w:p>
    <w:p>
      <w:r xmlns:a="http://schemas.openxmlformats.org/drawingml/2006/main">
        <w:t xml:space="preserve">Since then, we have helped more than twelve thousand families </w:t>
      </w:r>
      <w:del xmlns:a="http://schemas.openxmlformats.org/drawingml/2006/main" w:id="901" w:author="Tran Thi Mai" w:date="2026-09-20T09:00:00Z">
        <w:r>
          <w:delText xml:space="preserve">build or repair</w:delText>
        </w:r>
      </w:del>
      <w:r xmlns:a="http://schemas.openxmlformats.org/drawingml/2006/main">
        <w:t xml:space="preserve"> their homes.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Province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833C0B"/>
          </w:tcPr>
          <w:p>
            <w:r>
              <w:rPr>
                <w:b/>
                <w:color w:val="FFFFFF"/>
              </w:rPr>
              <w:t>Homes built</w:t>
            </w:r>
          </w:p>
        </w:tc>
      </w:tr>
      <w:tr>
        <w:tc>
          <w:tcPr>
            <w:tcW w:type="dxa" w:w="3120"/>
          </w:tcPr>
          <w:p>
            <w:r>
              <w:t>Dong Thap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420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Quang Nam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310</w:t>
            </w:r>
          </w:p>
        </w:tc>
      </w:tr>
      <w:tr>
        <w:tc>
          <w:tcPr>
            <w:tcW w:type="dxa" w:w="3120"/>
          </w:tcPr>
          <w:p>
            <w:r>
              <w:t>Thanh Hoa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280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Ben Tre</w:t>
            </w:r>
          </w:p>
        </w:tc>
        <w:tc>
          <w:tcPr>
            <w:tcW w:type="dxa" w:w="3120"/>
            <w:shd w:val="clear" w:color="auto" w:fill="F0E7E1"/>
          </w:tcPr>
          <w:p>
            <w:r>
              <w:t>South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350</w:t>
            </w:r>
          </w:p>
        </w:tc>
      </w:tr>
      <w:tr>
        <w:tc>
          <w:tcPr>
            <w:tcW w:type="dxa" w:w="3120"/>
          </w:tcPr>
          <w:p>
            <w:r>
              <w:t>Nghe An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260</w:t>
            </w:r>
          </w:p>
        </w:tc>
      </w:tr>
      <w:tr>
        <w:tc>
          <w:tcPr>
            <w:tcW w:type="dxa" w:w="3120"/>
            <w:shd w:val="clear" w:color="auto" w:fill="F0E7E1"/>
          </w:tcPr>
          <w:p>
            <w:r>
              <w:t>Binh Dinh</w:t>
            </w:r>
          </w:p>
        </w:tc>
        <w:tc>
          <w:tcPr>
            <w:tcW w:type="dxa" w:w="3120"/>
            <w:shd w:val="clear" w:color="auto" w:fill="F0E7E1"/>
          </w:tcPr>
          <w:p>
            <w:r>
              <w:t>Central</w:t>
            </w:r>
          </w:p>
        </w:tc>
        <w:tc>
          <w:tcPr>
            <w:tcW w:type="dxa" w:w="3120"/>
            <w:shd w:val="clear" w:color="auto" w:fill="F0E7E1"/>
          </w:tcPr>
          <w:p>
            <w:pPr>
              <w:jc w:val="right"/>
            </w:pPr>
            <w:r>
              <w:t>190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homes built by province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How to Volunteer</w:t>
      </w:r>
    </w:p>
    <w:p>
      <w:r xmlns:a="http://schemas.openxmlformats.org/drawingml/2006/main">
        <w:t xml:space="preserve">Volunteers can join a building team for one day or one week. No construction experience is required.</w:t>
      </w:r>
    </w:p>
    <w:p>
      <w:r xmlns:a="http://schemas.openxmlformats.org/drawingml/2006/main">
        <w:t xml:space="preserve">Team leaders teach basic skills and make sure that everyone works safely</w:t>
      </w:r>
      <w:ins xmlns:a="http://schemas.openxmlformats.org/drawingml/2006/main" w:id="902" w:author="Tran Thi Mai" w:date="2026-09-20T09:00:00Z">
        <w:r>
          <w:t xml:space="preserve"> in 2026</w:t>
        </w:r>
      </w:ins>
      <w:r xmlns:a="http://schemas.openxmlformats.org/drawingml/2006/main">
        <w:t xml:space="preserve">.</w:t>
      </w:r>
    </w:p>
    <w:p>
      <w:pPr>
        <w:pStyle w:val="Heading1"/>
      </w:pPr>
      <w:r xmlns:a="http://schemas.openxmlformats.org/drawingml/2006/main">
        <w:t xml:space="preserve">Donations</w:t>
      </w:r>
    </w:p>
    <w:p>
      <w:r xmlns:a="http://schemas.openxmlformats.org/drawingml/2006/main">
        <w:t xml:space="preserve">Every donation helps buy materials such as bricks, cement, and roofing sheets.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CE1DA"/>
                        </a:solidFill>
                        <a:ln w="12700">
                          <a:solidFill>
                            <a:srgbClr val="ECE1DA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833C0B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833C0B"/>
                                <w:sz w:val="28"/>
                              </w:rPr>
                              <w:t xml:space="preserve">Highlight: Provide safe homes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Donors receive a report that shows how their money was used.</w:t>
      </w:r>
    </w:p>
    <w:p>
      <w:pPr>
        <w:pStyle w:val="Heading1"/>
      </w:pPr>
      <w:r xmlns:a="http://schemas.openxmlformats.org/drawingml/2006/main">
        <w:t xml:space="preserve">Stories from Families</w:t>
      </w:r>
    </w:p>
    <w:p>
      <w:r xmlns:a="http://schemas.openxmlformats.org/drawingml/2006/main">
        <w:t xml:space="preserve">The Nguyen </w:t>
      </w:r>
      <w:r xmlns:a="http://schemas.openxmlformats.org/drawingml/2006/main">
        <w:rPr>
          <w:b/>
          <w:rPrChange w:id="903" w:author="Tran Thi Mai" w:date="2026-09-20T09:00:00Z">
            <w:rPr/>
          </w:rPrChange>
        </w:rPr>
        <w:t xml:space="preserve">family moved</w:t>
      </w:r>
      <w:r xmlns:a="http://schemas.openxmlformats.org/drawingml/2006/main">
        <w:t xml:space="preserve"> into their new home last spring after years in a flooded house.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Habitat Homes Vietnam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using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Habitat Homes Vietnam</w:t>
      </w:r>
    </w:p>
    <w:p>
      <w:r xmlns:a="http://schemas.openxmlformats.org/drawingml/2006/main">
        <w:t xml:space="preserve">Their children now have a dry, quiet place to study every evening.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Habitat Homes Vietnam  |  Building Homes, Building Hope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Homes built by Province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833C0B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377.0</c:v>
                </c:pt>
                <c:pt idx="1">
                  <c:v>271.0</c:v>
                </c:pt>
                <c:pt idx="2">
                  <c:v>229.0</c:v>
                </c:pt>
                <c:pt idx="3">
                  <c:v>289.0</c:v>
                </c:pt>
                <c:pt idx="4">
                  <c:v>242.0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Dong Thap</c:v>
                </c:pt>
                <c:pt idx="1">
                  <c:v>Quang Nam</c:v>
                </c:pt>
                <c:pt idx="2">
                  <c:v>Thanh Hoa</c:v>
                </c:pt>
                <c:pt idx="3">
                  <c:v>Ben Tre</c:v>
                </c:pt>
                <c:pt idx="4">
                  <c:v>Nghe An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420.0</c:v>
                </c:pt>
                <c:pt idx="1">
                  <c:v>310.0</c:v>
                </c:pt>
                <c:pt idx="2">
                  <c:v>280.0</c:v>
                </c:pt>
                <c:pt idx="3">
                  <c:v>350.0</c:v>
                </c:pt>
                <c:pt idx="4">
                  <c:v>260.0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430832E-0136-4934-849B-17C74E54B51A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941E55C-4F81-4C86-A6EE-B00E160159EF}">
      <dgm:prSet phldrT="[Text]"/>
      <dgm:spPr/>
      <dgm:t>
        <a:bodyPr/>
        <a:lstStyle/>
        <a:p>
          <a:r>
            <a:rPr lang="en-US" dirty="0"/>
            <a:t>Provide safe homes</a:t>
          </a:r>
        </a:p>
      </dgm:t>
    </dgm:pt>
    <dgm:pt modelId="{C309E8BC-2780-4832-ADEF-F4B6601B727B}" type="parTrans" cxnId="{A5794D6B-5340-4393-BF8C-EBB6445926D4}">
      <dgm:prSet/>
      <dgm:spPr/>
      <dgm:t>
        <a:bodyPr/>
        <a:lstStyle/>
        <a:p>
          <a:endParaRPr lang="en-US"/>
        </a:p>
      </dgm:t>
    </dgm:pt>
    <dgm:pt modelId="{33C1D535-2E16-4436-8C4C-8095B82134C2}" type="sibTrans" cxnId="{A5794D6B-5340-4393-BF8C-EBB6445926D4}">
      <dgm:prSet/>
      <dgm:spPr/>
      <dgm:t>
        <a:bodyPr/>
        <a:lstStyle/>
        <a:p>
          <a:endParaRPr lang="en-US"/>
        </a:p>
      </dgm:t>
    </dgm:pt>
    <dgm:pt modelId="{DCC2374E-F26D-4DC5-9908-9D708A451DBC}">
      <dgm:prSet phldrT="[Text]"/>
      <dgm:spPr/>
      <dgm:t>
        <a:bodyPr/>
        <a:lstStyle/>
        <a:p>
          <a:r>
            <a:rPr lang="en-US" dirty="0"/>
            <a:t>Train local builders</a:t>
          </a:r>
        </a:p>
      </dgm:t>
    </dgm:pt>
    <dgm:pt modelId="{CCD1C36E-75CC-4230-B2A3-6F3936D50B30}" type="parTrans" cxnId="{D742962F-B40D-4A63-BD4A-AFB729DBDC4C}">
      <dgm:prSet/>
      <dgm:spPr/>
      <dgm:t>
        <a:bodyPr/>
        <a:lstStyle/>
        <a:p>
          <a:endParaRPr lang="en-US"/>
        </a:p>
      </dgm:t>
    </dgm:pt>
    <dgm:pt modelId="{A69AB6FE-613C-4229-9C60-F4062B417EE5}" type="sibTrans" cxnId="{D742962F-B40D-4A63-BD4A-AFB729DBDC4C}">
      <dgm:prSet/>
      <dgm:spPr/>
      <dgm:t>
        <a:bodyPr/>
        <a:lstStyle/>
        <a:p>
          <a:endParaRPr lang="en-US"/>
        </a:p>
      </dgm:t>
    </dgm:pt>
    <dgm:pt modelId="{06B31125-BECF-44C0-B461-017279AB154E}">
      <dgm:prSet phldrT="[Text]"/>
      <dgm:spPr/>
      <dgm:t>
        <a:bodyPr/>
        <a:lstStyle/>
        <a:p>
          <a:r>
            <a:rPr lang="en-US" dirty="0"/>
            <a:t>Support families</a:t>
          </a:r>
        </a:p>
      </dgm:t>
    </dgm:pt>
    <dgm:pt modelId="{58FD7DB9-DB82-4C5F-9AFF-5B17D132ABF4}" type="parTrans" cxnId="{0A3C0C1C-DF66-448E-9C48-524E6228F4EB}">
      <dgm:prSet/>
      <dgm:spPr/>
      <dgm:t>
        <a:bodyPr/>
        <a:lstStyle/>
        <a:p>
          <a:endParaRPr lang="en-US"/>
        </a:p>
      </dgm:t>
    </dgm:pt>
    <dgm:pt modelId="{F0D3B639-2889-4110-A079-BFD97BA20C15}" type="sibTrans" cxnId="{0A3C0C1C-DF66-448E-9C48-524E6228F4EB}">
      <dgm:prSet/>
      <dgm:spPr/>
      <dgm:t>
        <a:bodyPr/>
        <a:lstStyle/>
        <a:p>
          <a:endParaRPr lang="en-US"/>
        </a:p>
      </dgm:t>
    </dgm:pt>
    <dgm:pt modelId="{9A687123-50DE-46F2-9E27-D7E787A3AB9E}">
      <dgm:prSet phldrT="[Text]"/>
      <dgm:spPr/>
      <dgm:t>
        <a:bodyPr/>
        <a:lstStyle/>
        <a:p>
          <a:r>
            <a:rPr lang="en-US" dirty="0"/>
            <a:t>Work with volunteers</a:t>
          </a:r>
        </a:p>
      </dgm:t>
    </dgm:pt>
    <dgm:pt modelId="{0B14CFC3-FF3E-47F3-9AF6-6CBA4DF09913}" type="parTrans" cxnId="{F52BA9EF-9237-4FB1-BDA6-B086ECE2DFB1}">
      <dgm:prSet/>
      <dgm:spPr/>
      <dgm:t>
        <a:bodyPr/>
        <a:lstStyle/>
        <a:p>
          <a:endParaRPr lang="en-US"/>
        </a:p>
      </dgm:t>
    </dgm:pt>
    <dgm:pt modelId="{3610AE23-10AB-4692-AB25-60DC9019BBE6}" type="sibTrans" cxnId="{F52BA9EF-9237-4FB1-BDA6-B086ECE2DFB1}">
      <dgm:prSet/>
      <dgm:spPr/>
      <dgm:t>
        <a:bodyPr/>
        <a:lstStyle/>
        <a:p>
          <a:endParaRPr lang="en-US"/>
        </a:p>
      </dgm:t>
    </dgm:pt>
  </dgm:ptLst>
  <dgm:cxnLst>
    <dgm:cxn modelId="{A5794D6B-5340-4393-BF8C-EBB6445926D4}" srcId="{A430832E-0136-4934-849B-17C74E54B51A}" destId="{4941E55C-4F81-4C86-A6EE-B00E160159EF}" srcOrd="0" destOrd="0" parTransId="{C309E8BC-2780-4832-ADEF-F4B6601B727B}" sibTransId="{33C1D535-2E16-4436-8C4C-8095B82134C2}"/>
    <dgm:cxn modelId="{D742962F-B40D-4A63-BD4A-AFB729DBDC4C}" srcId="{A430832E-0136-4934-849B-17C74E54B51A}" destId="{DCC2374E-F26D-4DC5-9908-9D708A451DBC}" srcOrd="1" destOrd="0" parTransId="{CCD1C36E-75CC-4230-B2A3-6F3936D50B30}" sibTransId="{A69AB6FE-613C-4229-9C60-F4062B417EE5}"/>
    <dgm:cxn modelId="{0A3C0C1C-DF66-448E-9C48-524E6228F4EB}" srcId="{A430832E-0136-4934-849B-17C74E54B51A}" destId="{06B31125-BECF-44C0-B461-017279AB154E}" srcOrd="2" destOrd="0" parTransId="{58FD7DB9-DB82-4C5F-9AFF-5B17D132ABF4}" sibTransId="{F0D3B639-2889-4110-A079-BFD97BA20C15}"/>
    <dgm:cxn modelId="{F52BA9EF-9237-4FB1-BDA6-B086ECE2DFB1}" srcId="{A430832E-0136-4934-849B-17C74E54B51A}" destId="{9A687123-50DE-46F2-9E27-D7E787A3AB9E}" srcOrd="3" destOrd="0" parTransId="{0B14CFC3-FF3E-47F3-9AF6-6CBA4DF09913}" sibTransId="{3610AE23-10AB-4692-AB25-60DC9019BBE6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41E55C-4F81-4C86-A6EE-B00E160159EF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Provide safe homes</a:t>
          </a:r>
        </a:p>
      </dsp:txBody>
      <dsp:txXfrm>
        <a:off x="0" y="614660"/>
        <a:ext cx="1206551" cy="965240"/>
      </dsp:txXfrm>
    </dsp:sp>
    <dsp:sp modelId="{DCC2374E-F26D-4DC5-9908-9D708A451DBC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Train local builders</a:t>
          </a:r>
        </a:p>
      </dsp:txBody>
      <dsp:txXfrm>
        <a:off x="1365656" y="614660"/>
        <a:ext cx="1206551" cy="965240"/>
      </dsp:txXfrm>
    </dsp:sp>
    <dsp:sp modelId="{06B31125-BECF-44C0-B461-017279AB154E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Support families</a:t>
          </a:r>
        </a:p>
      </dsp:txBody>
      <dsp:txXfrm>
        <a:off x="2731312" y="614660"/>
        <a:ext cx="1206551" cy="965240"/>
      </dsp:txXfrm>
    </dsp:sp>
    <dsp:sp modelId="{9A687123-50DE-46F2-9E27-D7E787A3AB9E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Work with volunteers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Building Homes, Building Hope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